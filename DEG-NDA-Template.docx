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D5CE8" w14:textId="77777777" w:rsidR="00E244A4" w:rsidRDefault="00041697">
      <w:pPr>
        <w:pStyle w:val="Heading1"/>
        <w:spacing w:before="80"/>
        <w:jc w:val="center"/>
      </w:pPr>
      <w:bookmarkStart w:id="0" w:name="MUTUAL_CONFIDENTIALITY_AND_NONDISCLOSURE"/>
      <w:bookmarkEnd w:id="0"/>
      <w:r>
        <w:t>MUTUAL</w:t>
      </w:r>
      <w:r>
        <w:rPr>
          <w:spacing w:val="-11"/>
        </w:rPr>
        <w:t xml:space="preserve"> </w:t>
      </w:r>
      <w:r>
        <w:t>CONFIDENTIALITY</w:t>
      </w:r>
      <w:r>
        <w:rPr>
          <w:spacing w:val="-10"/>
        </w:rPr>
        <w:t xml:space="preserve"> </w:t>
      </w:r>
      <w:r>
        <w:t>AND</w:t>
      </w:r>
      <w:r>
        <w:rPr>
          <w:spacing w:val="-10"/>
        </w:rPr>
        <w:t xml:space="preserve"> </w:t>
      </w:r>
      <w:r>
        <w:t>NONDISCLOSURE</w:t>
      </w:r>
      <w:r>
        <w:rPr>
          <w:spacing w:val="-11"/>
        </w:rPr>
        <w:t xml:space="preserve"> </w:t>
      </w:r>
      <w:r>
        <w:rPr>
          <w:spacing w:val="-2"/>
        </w:rPr>
        <w:t>AGREEMENT</w:t>
      </w:r>
    </w:p>
    <w:p w14:paraId="3B4D5CE9" w14:textId="77777777" w:rsidR="00E244A4" w:rsidRDefault="00E244A4">
      <w:pPr>
        <w:pStyle w:val="BodyText"/>
        <w:rPr>
          <w:b/>
        </w:rPr>
      </w:pPr>
    </w:p>
    <w:p w14:paraId="3B4D5CEA" w14:textId="77777777" w:rsidR="00E244A4" w:rsidRDefault="00E244A4">
      <w:pPr>
        <w:pStyle w:val="BodyText"/>
        <w:spacing w:before="21"/>
        <w:rPr>
          <w:b/>
        </w:rPr>
      </w:pPr>
    </w:p>
    <w:p w14:paraId="3B4D5CEB" w14:textId="77777777" w:rsidR="00E244A4" w:rsidRDefault="00041697">
      <w:pPr>
        <w:pStyle w:val="BodyText"/>
        <w:ind w:left="839"/>
      </w:pPr>
      <w:r>
        <w:t>This</w:t>
      </w:r>
      <w:r>
        <w:rPr>
          <w:spacing w:val="-11"/>
        </w:rPr>
        <w:t xml:space="preserve"> </w:t>
      </w:r>
      <w:r>
        <w:t>MUTUAL</w:t>
      </w:r>
      <w:r>
        <w:rPr>
          <w:spacing w:val="-9"/>
        </w:rPr>
        <w:t xml:space="preserve"> </w:t>
      </w:r>
      <w:r>
        <w:t>CONFIDENTIALITY</w:t>
      </w:r>
      <w:r>
        <w:rPr>
          <w:spacing w:val="-10"/>
        </w:rPr>
        <w:t xml:space="preserve"> </w:t>
      </w:r>
      <w:r>
        <w:t>AND</w:t>
      </w:r>
      <w:r>
        <w:rPr>
          <w:spacing w:val="-10"/>
        </w:rPr>
        <w:t xml:space="preserve"> </w:t>
      </w:r>
      <w:r>
        <w:t>NONDISCLOSURE</w:t>
      </w:r>
      <w:r>
        <w:rPr>
          <w:spacing w:val="-9"/>
        </w:rPr>
        <w:t xml:space="preserve"> </w:t>
      </w:r>
      <w:r>
        <w:t>AGREEMENT</w:t>
      </w:r>
      <w:r>
        <w:rPr>
          <w:spacing w:val="-9"/>
        </w:rPr>
        <w:t xml:space="preserve"> </w:t>
      </w:r>
      <w:r>
        <w:t>(the</w:t>
      </w:r>
      <w:r>
        <w:rPr>
          <w:spacing w:val="-9"/>
        </w:rPr>
        <w:t xml:space="preserve"> </w:t>
      </w:r>
      <w:r>
        <w:t>“</w:t>
      </w:r>
      <w:r>
        <w:rPr>
          <w:b/>
          <w:i/>
        </w:rPr>
        <w:t>Agreement</w:t>
      </w:r>
      <w:r>
        <w:t>”)</w:t>
      </w:r>
      <w:r>
        <w:rPr>
          <w:spacing w:val="-9"/>
        </w:rPr>
        <w:t xml:space="preserve"> </w:t>
      </w:r>
      <w:r>
        <w:rPr>
          <w:spacing w:val="-5"/>
        </w:rPr>
        <w:t>is</w:t>
      </w:r>
    </w:p>
    <w:p w14:paraId="3B4D5CEC" w14:textId="4E1D5567" w:rsidR="00E244A4" w:rsidRDefault="00041697">
      <w:pPr>
        <w:ind w:left="119" w:right="112"/>
        <w:rPr>
          <w:sz w:val="20"/>
        </w:rPr>
      </w:pPr>
      <w:r>
        <w:rPr>
          <w:sz w:val="20"/>
        </w:rPr>
        <w:t>entered</w:t>
      </w:r>
      <w:r>
        <w:rPr>
          <w:spacing w:val="-1"/>
          <w:sz w:val="20"/>
        </w:rPr>
        <w:t xml:space="preserve"> </w:t>
      </w:r>
      <w:r>
        <w:rPr>
          <w:sz w:val="20"/>
        </w:rPr>
        <w:t>into</w:t>
      </w:r>
      <w:r>
        <w:rPr>
          <w:spacing w:val="-1"/>
          <w:sz w:val="20"/>
        </w:rPr>
        <w:t xml:space="preserve"> </w:t>
      </w:r>
      <w:r>
        <w:rPr>
          <w:sz w:val="20"/>
        </w:rPr>
        <w:t>as</w:t>
      </w:r>
      <w:r>
        <w:rPr>
          <w:spacing w:val="-5"/>
          <w:sz w:val="20"/>
        </w:rPr>
        <w:t xml:space="preserve"> </w:t>
      </w:r>
      <w:r>
        <w:rPr>
          <w:sz w:val="20"/>
        </w:rPr>
        <w:t>of</w:t>
      </w:r>
      <w:r>
        <w:rPr>
          <w:spacing w:val="-1"/>
          <w:sz w:val="20"/>
        </w:rPr>
        <w:t xml:space="preserve"> </w:t>
      </w:r>
      <w:r w:rsidR="001556B8">
        <w:rPr>
          <w:sz w:val="20"/>
        </w:rPr>
        <w:t>________________</w:t>
      </w:r>
      <w:r>
        <w:rPr>
          <w:spacing w:val="-1"/>
          <w:sz w:val="20"/>
        </w:rPr>
        <w:t xml:space="preserve"> </w:t>
      </w:r>
      <w:r>
        <w:rPr>
          <w:sz w:val="20"/>
        </w:rPr>
        <w:t>(“</w:t>
      </w:r>
      <w:r>
        <w:rPr>
          <w:b/>
          <w:i/>
          <w:sz w:val="20"/>
        </w:rPr>
        <w:t>Effective</w:t>
      </w:r>
      <w:r>
        <w:rPr>
          <w:b/>
          <w:i/>
          <w:spacing w:val="-2"/>
          <w:sz w:val="20"/>
        </w:rPr>
        <w:t xml:space="preserve"> </w:t>
      </w:r>
      <w:r>
        <w:rPr>
          <w:b/>
          <w:i/>
          <w:sz w:val="20"/>
        </w:rPr>
        <w:t>Date</w:t>
      </w:r>
      <w:r>
        <w:rPr>
          <w:sz w:val="20"/>
        </w:rPr>
        <w:t>”)</w:t>
      </w:r>
      <w:r>
        <w:rPr>
          <w:spacing w:val="-4"/>
          <w:sz w:val="20"/>
        </w:rPr>
        <w:t xml:space="preserve"> </w:t>
      </w:r>
      <w:r>
        <w:rPr>
          <w:sz w:val="20"/>
        </w:rPr>
        <w:t>by</w:t>
      </w:r>
      <w:r>
        <w:rPr>
          <w:spacing w:val="-3"/>
          <w:sz w:val="20"/>
        </w:rPr>
        <w:t xml:space="preserve"> </w:t>
      </w:r>
      <w:r>
        <w:rPr>
          <w:sz w:val="20"/>
        </w:rPr>
        <w:t>and</w:t>
      </w:r>
      <w:r>
        <w:rPr>
          <w:spacing w:val="-1"/>
          <w:sz w:val="20"/>
        </w:rPr>
        <w:t xml:space="preserve"> </w:t>
      </w:r>
      <w:r>
        <w:rPr>
          <w:sz w:val="20"/>
        </w:rPr>
        <w:t>between</w:t>
      </w:r>
      <w:r>
        <w:rPr>
          <w:spacing w:val="-4"/>
          <w:sz w:val="20"/>
        </w:rPr>
        <w:t xml:space="preserve"> </w:t>
      </w:r>
      <w:r w:rsidR="001556B8">
        <w:rPr>
          <w:b/>
          <w:sz w:val="20"/>
          <w:u w:val="single"/>
        </w:rPr>
        <w:t>_________</w:t>
      </w:r>
      <w:r>
        <w:rPr>
          <w:sz w:val="20"/>
        </w:rPr>
        <w:t>a</w:t>
      </w:r>
      <w:r>
        <w:rPr>
          <w:spacing w:val="-2"/>
          <w:sz w:val="20"/>
        </w:rPr>
        <w:t xml:space="preserve"> </w:t>
      </w:r>
      <w:r>
        <w:rPr>
          <w:sz w:val="20"/>
        </w:rPr>
        <w:t>(the</w:t>
      </w:r>
      <w:r>
        <w:rPr>
          <w:spacing w:val="-2"/>
          <w:sz w:val="20"/>
        </w:rPr>
        <w:t xml:space="preserve"> </w:t>
      </w:r>
      <w:r>
        <w:rPr>
          <w:sz w:val="20"/>
        </w:rPr>
        <w:t>“</w:t>
      </w:r>
      <w:r>
        <w:rPr>
          <w:b/>
          <w:i/>
          <w:sz w:val="20"/>
        </w:rPr>
        <w:t>Company</w:t>
      </w:r>
      <w:r>
        <w:rPr>
          <w:sz w:val="20"/>
        </w:rPr>
        <w:t>”),</w:t>
      </w:r>
      <w:r>
        <w:rPr>
          <w:spacing w:val="-2"/>
          <w:sz w:val="20"/>
        </w:rPr>
        <w:t xml:space="preserve"> </w:t>
      </w:r>
      <w:r>
        <w:rPr>
          <w:sz w:val="20"/>
        </w:rPr>
        <w:t>which</w:t>
      </w:r>
      <w:r>
        <w:rPr>
          <w:spacing w:val="-3"/>
          <w:sz w:val="20"/>
        </w:rPr>
        <w:t xml:space="preserve"> </w:t>
      </w:r>
      <w:r>
        <w:rPr>
          <w:sz w:val="20"/>
        </w:rPr>
        <w:t xml:space="preserve">has a place of business at </w:t>
      </w:r>
      <w:r w:rsidR="001556B8">
        <w:rPr>
          <w:sz w:val="20"/>
          <w:u w:val="single"/>
        </w:rPr>
        <w:t>________________________</w:t>
      </w:r>
      <w:r>
        <w:rPr>
          <w:sz w:val="20"/>
        </w:rPr>
        <w:t xml:space="preserve">and </w:t>
      </w:r>
      <w:r>
        <w:rPr>
          <w:b/>
          <w:sz w:val="20"/>
        </w:rPr>
        <w:t>Distributed Energy Infrastructure, LLC</w:t>
      </w:r>
      <w:r>
        <w:rPr>
          <w:sz w:val="20"/>
        </w:rPr>
        <w:t xml:space="preserve">, a Delaware limited liability company </w:t>
      </w:r>
      <w:r>
        <w:rPr>
          <w:b/>
          <w:sz w:val="20"/>
        </w:rPr>
        <w:t xml:space="preserve">(“DEI”) </w:t>
      </w:r>
      <w:r>
        <w:rPr>
          <w:sz w:val="20"/>
        </w:rPr>
        <w:t xml:space="preserve">which has a place of business at </w:t>
      </w:r>
      <w:r w:rsidR="00F62CA3">
        <w:rPr>
          <w:sz w:val="20"/>
        </w:rPr>
        <w:t>416 SE Balboa Ave. Stuart FL 34994</w:t>
      </w:r>
    </w:p>
    <w:p w14:paraId="3B4D5CED" w14:textId="77777777" w:rsidR="00E244A4" w:rsidRDefault="00E244A4">
      <w:pPr>
        <w:pStyle w:val="BodyText"/>
      </w:pPr>
    </w:p>
    <w:p w14:paraId="3B4D5CEE" w14:textId="77777777" w:rsidR="00E244A4" w:rsidRDefault="00041697">
      <w:pPr>
        <w:pStyle w:val="ListParagraph"/>
        <w:numPr>
          <w:ilvl w:val="0"/>
          <w:numId w:val="1"/>
        </w:numPr>
        <w:tabs>
          <w:tab w:val="left" w:pos="841"/>
        </w:tabs>
        <w:ind w:left="119" w:right="511" w:firstLine="360"/>
        <w:rPr>
          <w:sz w:val="20"/>
        </w:rPr>
      </w:pPr>
      <w:r>
        <w:rPr>
          <w:sz w:val="20"/>
          <w:u w:val="single"/>
        </w:rPr>
        <w:t>Purpose</w:t>
      </w:r>
      <w:r>
        <w:rPr>
          <w:sz w:val="20"/>
        </w:rPr>
        <w:t>.</w:t>
      </w:r>
      <w:r>
        <w:rPr>
          <w:spacing w:val="40"/>
          <w:sz w:val="20"/>
        </w:rPr>
        <w:t xml:space="preserve"> </w:t>
      </w:r>
      <w:r>
        <w:rPr>
          <w:sz w:val="20"/>
        </w:rPr>
        <w:t>Either</w:t>
      </w:r>
      <w:r>
        <w:rPr>
          <w:spacing w:val="-5"/>
          <w:sz w:val="20"/>
        </w:rPr>
        <w:t xml:space="preserve"> </w:t>
      </w:r>
      <w:r>
        <w:rPr>
          <w:sz w:val="20"/>
        </w:rPr>
        <w:t>party</w:t>
      </w:r>
      <w:r>
        <w:rPr>
          <w:spacing w:val="-4"/>
          <w:sz w:val="20"/>
        </w:rPr>
        <w:t xml:space="preserve"> </w:t>
      </w:r>
      <w:r>
        <w:rPr>
          <w:sz w:val="20"/>
        </w:rPr>
        <w:t>hereto</w:t>
      </w:r>
      <w:r>
        <w:rPr>
          <w:spacing w:val="-4"/>
          <w:sz w:val="20"/>
        </w:rPr>
        <w:t xml:space="preserve"> </w:t>
      </w:r>
      <w:r>
        <w:rPr>
          <w:sz w:val="20"/>
        </w:rPr>
        <w:t>(“</w:t>
      </w:r>
      <w:r>
        <w:rPr>
          <w:b/>
          <w:i/>
          <w:sz w:val="20"/>
        </w:rPr>
        <w:t>Discloser</w:t>
      </w:r>
      <w:r>
        <w:rPr>
          <w:sz w:val="20"/>
        </w:rPr>
        <w:t>”)</w:t>
      </w:r>
      <w:r>
        <w:rPr>
          <w:spacing w:val="-2"/>
          <w:sz w:val="20"/>
        </w:rPr>
        <w:t xml:space="preserve"> </w:t>
      </w:r>
      <w:r>
        <w:rPr>
          <w:sz w:val="20"/>
        </w:rPr>
        <w:t>may</w:t>
      </w:r>
      <w:r>
        <w:rPr>
          <w:spacing w:val="-2"/>
          <w:sz w:val="20"/>
        </w:rPr>
        <w:t xml:space="preserve"> </w:t>
      </w:r>
      <w:r>
        <w:rPr>
          <w:sz w:val="20"/>
        </w:rPr>
        <w:t>disclose</w:t>
      </w:r>
      <w:r>
        <w:rPr>
          <w:spacing w:val="-3"/>
          <w:sz w:val="20"/>
        </w:rPr>
        <w:t xml:space="preserve"> </w:t>
      </w:r>
      <w:r>
        <w:rPr>
          <w:sz w:val="20"/>
        </w:rPr>
        <w:t>its</w:t>
      </w:r>
      <w:r>
        <w:rPr>
          <w:spacing w:val="-1"/>
          <w:sz w:val="20"/>
        </w:rPr>
        <w:t xml:space="preserve"> </w:t>
      </w:r>
      <w:r>
        <w:rPr>
          <w:sz w:val="20"/>
        </w:rPr>
        <w:t>Confidential</w:t>
      </w:r>
      <w:r>
        <w:rPr>
          <w:spacing w:val="-3"/>
          <w:sz w:val="20"/>
        </w:rPr>
        <w:t xml:space="preserve"> </w:t>
      </w:r>
      <w:r>
        <w:rPr>
          <w:sz w:val="20"/>
        </w:rPr>
        <w:t>Information</w:t>
      </w:r>
      <w:r>
        <w:rPr>
          <w:spacing w:val="-4"/>
          <w:sz w:val="20"/>
        </w:rPr>
        <w:t xml:space="preserve"> </w:t>
      </w:r>
      <w:r>
        <w:rPr>
          <w:sz w:val="20"/>
        </w:rPr>
        <w:t>to</w:t>
      </w:r>
      <w:r>
        <w:rPr>
          <w:spacing w:val="-2"/>
          <w:sz w:val="20"/>
        </w:rPr>
        <w:t xml:space="preserve"> </w:t>
      </w:r>
      <w:r>
        <w:rPr>
          <w:sz w:val="20"/>
        </w:rPr>
        <w:t>the</w:t>
      </w:r>
      <w:r>
        <w:rPr>
          <w:spacing w:val="-3"/>
          <w:sz w:val="20"/>
        </w:rPr>
        <w:t xml:space="preserve"> </w:t>
      </w:r>
      <w:r>
        <w:rPr>
          <w:sz w:val="20"/>
        </w:rPr>
        <w:t>other</w:t>
      </w:r>
      <w:r>
        <w:rPr>
          <w:spacing w:val="-2"/>
          <w:sz w:val="20"/>
        </w:rPr>
        <w:t xml:space="preserve"> </w:t>
      </w:r>
      <w:r>
        <w:rPr>
          <w:sz w:val="20"/>
        </w:rPr>
        <w:t>party (“</w:t>
      </w:r>
      <w:r>
        <w:rPr>
          <w:b/>
          <w:i/>
          <w:sz w:val="20"/>
        </w:rPr>
        <w:t>Recipient</w:t>
      </w:r>
      <w:r>
        <w:rPr>
          <w:sz w:val="20"/>
        </w:rPr>
        <w:t>”) for the</w:t>
      </w:r>
      <w:r>
        <w:rPr>
          <w:spacing w:val="-1"/>
          <w:sz w:val="20"/>
        </w:rPr>
        <w:t xml:space="preserve"> </w:t>
      </w:r>
      <w:r>
        <w:rPr>
          <w:sz w:val="20"/>
        </w:rPr>
        <w:t>purpose</w:t>
      </w:r>
      <w:r>
        <w:rPr>
          <w:spacing w:val="-1"/>
          <w:sz w:val="20"/>
        </w:rPr>
        <w:t xml:space="preserve"> </w:t>
      </w:r>
      <w:r>
        <w:rPr>
          <w:sz w:val="20"/>
        </w:rPr>
        <w:t>of each</w:t>
      </w:r>
      <w:r>
        <w:rPr>
          <w:spacing w:val="-2"/>
          <w:sz w:val="20"/>
        </w:rPr>
        <w:t xml:space="preserve"> </w:t>
      </w:r>
      <w:r>
        <w:rPr>
          <w:sz w:val="20"/>
        </w:rPr>
        <w:t>party</w:t>
      </w:r>
      <w:r>
        <w:rPr>
          <w:spacing w:val="-2"/>
          <w:sz w:val="20"/>
        </w:rPr>
        <w:t xml:space="preserve"> </w:t>
      </w:r>
      <w:r>
        <w:rPr>
          <w:sz w:val="20"/>
        </w:rPr>
        <w:t>deciding whether to enter into a</w:t>
      </w:r>
      <w:r>
        <w:rPr>
          <w:spacing w:val="-1"/>
          <w:sz w:val="20"/>
        </w:rPr>
        <w:t xml:space="preserve"> </w:t>
      </w:r>
      <w:r>
        <w:rPr>
          <w:sz w:val="20"/>
        </w:rPr>
        <w:t>business</w:t>
      </w:r>
      <w:r>
        <w:rPr>
          <w:spacing w:val="-2"/>
          <w:sz w:val="20"/>
        </w:rPr>
        <w:t xml:space="preserve"> </w:t>
      </w:r>
      <w:r>
        <w:rPr>
          <w:sz w:val="20"/>
        </w:rPr>
        <w:t>relationship relating</w:t>
      </w:r>
      <w:r>
        <w:rPr>
          <w:spacing w:val="-2"/>
          <w:sz w:val="20"/>
        </w:rPr>
        <w:t xml:space="preserve"> </w:t>
      </w:r>
      <w:r>
        <w:rPr>
          <w:sz w:val="20"/>
        </w:rPr>
        <w:t>to the engineering of energy generation projects or asset located in the United States of America (the “</w:t>
      </w:r>
      <w:r>
        <w:rPr>
          <w:b/>
          <w:i/>
          <w:sz w:val="20"/>
        </w:rPr>
        <w:t xml:space="preserve">Permitted </w:t>
      </w:r>
      <w:r>
        <w:rPr>
          <w:b/>
          <w:i/>
          <w:spacing w:val="-2"/>
          <w:sz w:val="20"/>
        </w:rPr>
        <w:t>Purpose</w:t>
      </w:r>
      <w:r>
        <w:rPr>
          <w:spacing w:val="-2"/>
          <w:sz w:val="20"/>
        </w:rPr>
        <w:t>”).</w:t>
      </w:r>
    </w:p>
    <w:p w14:paraId="3B4D5CEF" w14:textId="72DCF644" w:rsidR="00E244A4" w:rsidRDefault="00041697">
      <w:pPr>
        <w:pStyle w:val="ListParagraph"/>
        <w:numPr>
          <w:ilvl w:val="0"/>
          <w:numId w:val="1"/>
        </w:numPr>
        <w:tabs>
          <w:tab w:val="left" w:pos="841"/>
        </w:tabs>
        <w:spacing w:before="119"/>
        <w:ind w:left="119" w:right="104" w:firstLine="360"/>
        <w:rPr>
          <w:sz w:val="20"/>
        </w:rPr>
      </w:pPr>
      <w:r>
        <w:rPr>
          <w:sz w:val="20"/>
          <w:u w:val="single"/>
        </w:rPr>
        <w:t>Definitions</w:t>
      </w:r>
      <w:r>
        <w:rPr>
          <w:sz w:val="20"/>
        </w:rPr>
        <w:t>.</w:t>
      </w:r>
      <w:r>
        <w:rPr>
          <w:spacing w:val="40"/>
          <w:sz w:val="20"/>
        </w:rPr>
        <w:t xml:space="preserve"> </w:t>
      </w:r>
      <w:r>
        <w:rPr>
          <w:sz w:val="20"/>
        </w:rPr>
        <w:t>“</w:t>
      </w:r>
      <w:r>
        <w:rPr>
          <w:b/>
          <w:i/>
          <w:sz w:val="20"/>
        </w:rPr>
        <w:t>Confidential</w:t>
      </w:r>
      <w:r>
        <w:rPr>
          <w:b/>
          <w:i/>
          <w:spacing w:val="-2"/>
          <w:sz w:val="20"/>
        </w:rPr>
        <w:t xml:space="preserve"> </w:t>
      </w:r>
      <w:r>
        <w:rPr>
          <w:b/>
          <w:i/>
          <w:sz w:val="20"/>
        </w:rPr>
        <w:t>Information</w:t>
      </w:r>
      <w:r>
        <w:rPr>
          <w:sz w:val="20"/>
        </w:rPr>
        <w:t>”</w:t>
      </w:r>
      <w:r>
        <w:rPr>
          <w:spacing w:val="-2"/>
          <w:sz w:val="20"/>
        </w:rPr>
        <w:t xml:space="preserve"> </w:t>
      </w:r>
      <w:r>
        <w:rPr>
          <w:sz w:val="20"/>
        </w:rPr>
        <w:t>means</w:t>
      </w:r>
      <w:r>
        <w:rPr>
          <w:spacing w:val="-3"/>
          <w:sz w:val="20"/>
        </w:rPr>
        <w:t xml:space="preserve"> </w:t>
      </w:r>
      <w:r>
        <w:rPr>
          <w:sz w:val="20"/>
        </w:rPr>
        <w:t>any</w:t>
      </w:r>
      <w:r>
        <w:rPr>
          <w:spacing w:val="-3"/>
          <w:sz w:val="20"/>
        </w:rPr>
        <w:t xml:space="preserve"> </w:t>
      </w:r>
      <w:r>
        <w:rPr>
          <w:sz w:val="20"/>
        </w:rPr>
        <w:t>confidential,</w:t>
      </w:r>
      <w:r>
        <w:rPr>
          <w:spacing w:val="-1"/>
          <w:sz w:val="20"/>
        </w:rPr>
        <w:t xml:space="preserve"> </w:t>
      </w:r>
      <w:r>
        <w:rPr>
          <w:sz w:val="20"/>
        </w:rPr>
        <w:t>proprietary</w:t>
      </w:r>
      <w:r>
        <w:rPr>
          <w:spacing w:val="-1"/>
          <w:sz w:val="20"/>
        </w:rPr>
        <w:t xml:space="preserve"> </w:t>
      </w:r>
      <w:r>
        <w:rPr>
          <w:sz w:val="20"/>
        </w:rPr>
        <w:t>or</w:t>
      </w:r>
      <w:r>
        <w:rPr>
          <w:spacing w:val="-1"/>
          <w:sz w:val="20"/>
        </w:rPr>
        <w:t xml:space="preserve"> </w:t>
      </w:r>
      <w:r>
        <w:rPr>
          <w:sz w:val="20"/>
        </w:rPr>
        <w:t>trade</w:t>
      </w:r>
      <w:r>
        <w:rPr>
          <w:spacing w:val="-4"/>
          <w:sz w:val="20"/>
        </w:rPr>
        <w:t xml:space="preserve"> </w:t>
      </w:r>
      <w:r>
        <w:rPr>
          <w:sz w:val="20"/>
        </w:rPr>
        <w:t>secret</w:t>
      </w:r>
      <w:r>
        <w:rPr>
          <w:spacing w:val="-2"/>
          <w:sz w:val="20"/>
        </w:rPr>
        <w:t xml:space="preserve"> </w:t>
      </w:r>
      <w:r>
        <w:rPr>
          <w:sz w:val="20"/>
        </w:rPr>
        <w:t>information</w:t>
      </w:r>
      <w:r>
        <w:rPr>
          <w:spacing w:val="-1"/>
          <w:sz w:val="20"/>
        </w:rPr>
        <w:t xml:space="preserve"> </w:t>
      </w:r>
      <w:r>
        <w:rPr>
          <w:sz w:val="20"/>
        </w:rPr>
        <w:t>or materials of Discloser and/or its affiliates and their respective affiliates or licensors, joint ventures, joint venture partners, investors, suppliers, vendors, clients, customers or any other third party to whom D</w:t>
      </w:r>
      <w:r w:rsidR="00B95E3D">
        <w:rPr>
          <w:sz w:val="20"/>
        </w:rPr>
        <w:t>EI</w:t>
      </w:r>
      <w:r>
        <w:rPr>
          <w:sz w:val="20"/>
        </w:rPr>
        <w:t>, or their affiliates owes a duty of confidentiality), in whatever form, tangible or intangible, whether disclosed or provided to Recipient before or after the execution of this Agreement.</w:t>
      </w:r>
      <w:r>
        <w:rPr>
          <w:spacing w:val="40"/>
          <w:sz w:val="20"/>
        </w:rPr>
        <w:t xml:space="preserve"> </w:t>
      </w:r>
      <w:r>
        <w:rPr>
          <w:sz w:val="20"/>
        </w:rPr>
        <w:t>Confidential Information further includes, without limitation, any trade secrets and know-how, and any information relating to Discloser’s and its affiliates’ business, energy or</w:t>
      </w:r>
      <w:r>
        <w:rPr>
          <w:spacing w:val="40"/>
          <w:sz w:val="20"/>
        </w:rPr>
        <w:t xml:space="preserve"> </w:t>
      </w:r>
      <w:r>
        <w:rPr>
          <w:sz w:val="20"/>
        </w:rPr>
        <w:t>storage projects under development by Discloser and its affiliates or third party business or joint venture partners, ideas, concepts, product specifications, systems, plans, strategies, forecasts, processes, procedures, techniques, methods, designs, customer and vendor lists, energy data reports and analysis, prospect lists, investment and development opportunities, location of projects or potential projects, projected profits and costs, market and</w:t>
      </w:r>
      <w:r>
        <w:rPr>
          <w:spacing w:val="40"/>
          <w:sz w:val="20"/>
        </w:rPr>
        <w:t xml:space="preserve"> </w:t>
      </w:r>
      <w:r>
        <w:rPr>
          <w:sz w:val="20"/>
        </w:rPr>
        <w:t>financial analysis, models and projections, personnel and employee information, other information relating to Discloser’s and/or its affiliates’ operation, marketing, financing plans, system capability, performance, financial condition and/or financial results, which is obtained directly or indirectly from Discloser and/or its affiliates or any of their respective Representatives (as defined below) in any form, including without limitation, documentary, tangible, oral, visual or electronic.</w:t>
      </w:r>
      <w:r>
        <w:rPr>
          <w:spacing w:val="40"/>
          <w:sz w:val="20"/>
        </w:rPr>
        <w:t xml:space="preserve"> </w:t>
      </w:r>
      <w:r>
        <w:rPr>
          <w:sz w:val="20"/>
        </w:rPr>
        <w:t>The amount and type of Confidential Information to be disclosed is completely within the sole discretion of Discloser.</w:t>
      </w:r>
      <w:r>
        <w:rPr>
          <w:spacing w:val="40"/>
          <w:sz w:val="20"/>
        </w:rPr>
        <w:t xml:space="preserve"> </w:t>
      </w:r>
      <w:r>
        <w:rPr>
          <w:sz w:val="20"/>
        </w:rPr>
        <w:t>Confidential Information does not include information, data or know-how which (i) at the time of disclosure, is available to the general public, (ii) at a later date, becomes available to the general public through no act or omission of Recipient and then only after such later date, (iii) is received by Recipient</w:t>
      </w:r>
      <w:r>
        <w:rPr>
          <w:spacing w:val="-3"/>
          <w:sz w:val="20"/>
        </w:rPr>
        <w:t xml:space="preserve"> </w:t>
      </w:r>
      <w:r>
        <w:rPr>
          <w:sz w:val="20"/>
        </w:rPr>
        <w:t>at</w:t>
      </w:r>
      <w:r>
        <w:rPr>
          <w:spacing w:val="-3"/>
          <w:sz w:val="20"/>
        </w:rPr>
        <w:t xml:space="preserve"> </w:t>
      </w:r>
      <w:r>
        <w:rPr>
          <w:sz w:val="20"/>
        </w:rPr>
        <w:t>any</w:t>
      </w:r>
      <w:r>
        <w:rPr>
          <w:spacing w:val="-2"/>
          <w:sz w:val="20"/>
        </w:rPr>
        <w:t xml:space="preserve"> </w:t>
      </w:r>
      <w:r>
        <w:rPr>
          <w:sz w:val="20"/>
        </w:rPr>
        <w:t>time</w:t>
      </w:r>
      <w:r>
        <w:rPr>
          <w:spacing w:val="-3"/>
          <w:sz w:val="20"/>
        </w:rPr>
        <w:t xml:space="preserve"> </w:t>
      </w:r>
      <w:r>
        <w:rPr>
          <w:sz w:val="20"/>
        </w:rPr>
        <w:t>from</w:t>
      </w:r>
      <w:r>
        <w:rPr>
          <w:spacing w:val="-2"/>
          <w:sz w:val="20"/>
        </w:rPr>
        <w:t xml:space="preserve"> </w:t>
      </w:r>
      <w:r>
        <w:rPr>
          <w:sz w:val="20"/>
        </w:rPr>
        <w:t>a</w:t>
      </w:r>
      <w:r>
        <w:rPr>
          <w:spacing w:val="-3"/>
          <w:sz w:val="20"/>
        </w:rPr>
        <w:t xml:space="preserve"> </w:t>
      </w:r>
      <w:r>
        <w:rPr>
          <w:sz w:val="20"/>
        </w:rPr>
        <w:t>third</w:t>
      </w:r>
      <w:r>
        <w:rPr>
          <w:spacing w:val="-2"/>
          <w:sz w:val="20"/>
        </w:rPr>
        <w:t xml:space="preserve"> </w:t>
      </w:r>
      <w:r>
        <w:rPr>
          <w:sz w:val="20"/>
        </w:rPr>
        <w:t>party</w:t>
      </w:r>
      <w:r>
        <w:rPr>
          <w:spacing w:val="-2"/>
          <w:sz w:val="20"/>
        </w:rPr>
        <w:t xml:space="preserve"> </w:t>
      </w:r>
      <w:r>
        <w:rPr>
          <w:sz w:val="20"/>
        </w:rPr>
        <w:t>without</w:t>
      </w:r>
      <w:r>
        <w:rPr>
          <w:spacing w:val="-6"/>
          <w:sz w:val="20"/>
        </w:rPr>
        <w:t xml:space="preserve"> </w:t>
      </w:r>
      <w:r>
        <w:rPr>
          <w:sz w:val="20"/>
        </w:rPr>
        <w:t>breach</w:t>
      </w:r>
      <w:r>
        <w:rPr>
          <w:spacing w:val="-4"/>
          <w:sz w:val="20"/>
        </w:rPr>
        <w:t xml:space="preserve"> </w:t>
      </w:r>
      <w:r>
        <w:rPr>
          <w:sz w:val="20"/>
        </w:rPr>
        <w:t>of</w:t>
      </w:r>
      <w:r>
        <w:rPr>
          <w:spacing w:val="-2"/>
          <w:sz w:val="20"/>
        </w:rPr>
        <w:t xml:space="preserve"> </w:t>
      </w:r>
      <w:r>
        <w:rPr>
          <w:sz w:val="20"/>
        </w:rPr>
        <w:t>a</w:t>
      </w:r>
      <w:r>
        <w:rPr>
          <w:spacing w:val="-5"/>
          <w:sz w:val="20"/>
        </w:rPr>
        <w:t xml:space="preserve"> </w:t>
      </w:r>
      <w:r>
        <w:rPr>
          <w:sz w:val="20"/>
        </w:rPr>
        <w:t>non-disclosure</w:t>
      </w:r>
      <w:r>
        <w:rPr>
          <w:spacing w:val="-3"/>
          <w:sz w:val="20"/>
        </w:rPr>
        <w:t xml:space="preserve"> </w:t>
      </w:r>
      <w:r>
        <w:rPr>
          <w:sz w:val="20"/>
        </w:rPr>
        <w:t>or</w:t>
      </w:r>
      <w:r>
        <w:rPr>
          <w:spacing w:val="-2"/>
          <w:sz w:val="20"/>
        </w:rPr>
        <w:t xml:space="preserve"> </w:t>
      </w:r>
      <w:r>
        <w:rPr>
          <w:sz w:val="20"/>
        </w:rPr>
        <w:t>confidentiality</w:t>
      </w:r>
      <w:r>
        <w:rPr>
          <w:spacing w:val="-2"/>
          <w:sz w:val="20"/>
        </w:rPr>
        <w:t xml:space="preserve"> </w:t>
      </w:r>
      <w:r>
        <w:rPr>
          <w:sz w:val="20"/>
        </w:rPr>
        <w:t>obligation</w:t>
      </w:r>
      <w:r>
        <w:rPr>
          <w:spacing w:val="-4"/>
          <w:sz w:val="20"/>
        </w:rPr>
        <w:t xml:space="preserve"> </w:t>
      </w:r>
      <w:r>
        <w:rPr>
          <w:sz w:val="20"/>
        </w:rPr>
        <w:t>to</w:t>
      </w:r>
      <w:r>
        <w:rPr>
          <w:spacing w:val="-2"/>
          <w:sz w:val="20"/>
        </w:rPr>
        <w:t xml:space="preserve"> </w:t>
      </w:r>
      <w:r>
        <w:rPr>
          <w:sz w:val="20"/>
        </w:rPr>
        <w:t>Discloser, its affiliates or any of their respective Representatives, (iv) is known to Recipient at the time of disclosure, (v) is developed independently by Recipient without use or reference to Confidential Information, or (vi) is approved for disclosure by prior written permission of a corporate or executive officer of Discloser. Information shall not be deemed to be available to the general public for the purposes of the above exclusions from the definition of Confidential</w:t>
      </w:r>
      <w:r>
        <w:rPr>
          <w:spacing w:val="-1"/>
          <w:sz w:val="20"/>
        </w:rPr>
        <w:t xml:space="preserve"> </w:t>
      </w:r>
      <w:r>
        <w:rPr>
          <w:sz w:val="20"/>
        </w:rPr>
        <w:t>Information</w:t>
      </w:r>
      <w:r>
        <w:rPr>
          <w:spacing w:val="-2"/>
          <w:sz w:val="20"/>
        </w:rPr>
        <w:t xml:space="preserve"> </w:t>
      </w:r>
      <w:r>
        <w:rPr>
          <w:sz w:val="20"/>
        </w:rPr>
        <w:t>(x)</w:t>
      </w:r>
      <w:r>
        <w:rPr>
          <w:spacing w:val="-5"/>
          <w:sz w:val="20"/>
        </w:rPr>
        <w:t xml:space="preserve"> </w:t>
      </w:r>
      <w:r>
        <w:rPr>
          <w:sz w:val="20"/>
        </w:rPr>
        <w:t>merely because</w:t>
      </w:r>
      <w:r>
        <w:rPr>
          <w:spacing w:val="-1"/>
          <w:sz w:val="20"/>
        </w:rPr>
        <w:t xml:space="preserve"> </w:t>
      </w:r>
      <w:r>
        <w:rPr>
          <w:sz w:val="20"/>
        </w:rPr>
        <w:t>the</w:t>
      </w:r>
      <w:r>
        <w:rPr>
          <w:spacing w:val="-3"/>
          <w:sz w:val="20"/>
        </w:rPr>
        <w:t xml:space="preserve"> </w:t>
      </w:r>
      <w:r>
        <w:rPr>
          <w:sz w:val="20"/>
        </w:rPr>
        <w:t>subject</w:t>
      </w:r>
      <w:r>
        <w:rPr>
          <w:spacing w:val="-1"/>
          <w:sz w:val="20"/>
        </w:rPr>
        <w:t xml:space="preserve"> </w:t>
      </w:r>
      <w:r>
        <w:rPr>
          <w:sz w:val="20"/>
        </w:rPr>
        <w:t>matter is</w:t>
      </w:r>
      <w:r>
        <w:rPr>
          <w:spacing w:val="-2"/>
          <w:sz w:val="20"/>
        </w:rPr>
        <w:t xml:space="preserve"> </w:t>
      </w:r>
      <w:r>
        <w:rPr>
          <w:sz w:val="20"/>
        </w:rPr>
        <w:t>described by</w:t>
      </w:r>
      <w:r>
        <w:rPr>
          <w:spacing w:val="-2"/>
          <w:sz w:val="20"/>
        </w:rPr>
        <w:t xml:space="preserve"> </w:t>
      </w:r>
      <w:r>
        <w:rPr>
          <w:sz w:val="20"/>
        </w:rPr>
        <w:t>more</w:t>
      </w:r>
      <w:r>
        <w:rPr>
          <w:spacing w:val="-3"/>
          <w:sz w:val="20"/>
        </w:rPr>
        <w:t xml:space="preserve"> </w:t>
      </w:r>
      <w:r>
        <w:rPr>
          <w:sz w:val="20"/>
        </w:rPr>
        <w:t>general</w:t>
      </w:r>
      <w:r>
        <w:rPr>
          <w:spacing w:val="-1"/>
          <w:sz w:val="20"/>
        </w:rPr>
        <w:t xml:space="preserve"> </w:t>
      </w:r>
      <w:r>
        <w:rPr>
          <w:sz w:val="20"/>
        </w:rPr>
        <w:t>information in the</w:t>
      </w:r>
      <w:r>
        <w:rPr>
          <w:spacing w:val="-3"/>
          <w:sz w:val="20"/>
        </w:rPr>
        <w:t xml:space="preserve"> </w:t>
      </w:r>
      <w:r>
        <w:rPr>
          <w:sz w:val="20"/>
        </w:rPr>
        <w:t>prior possession of Recipient or of others, or (y) merely because it is expressed in public literature in general terms not specifically in accordance with the Confidential Information.</w:t>
      </w:r>
      <w:r>
        <w:rPr>
          <w:spacing w:val="40"/>
          <w:sz w:val="20"/>
        </w:rPr>
        <w:t xml:space="preserve"> </w:t>
      </w:r>
      <w:r>
        <w:rPr>
          <w:sz w:val="20"/>
        </w:rPr>
        <w:t>Recipient’s obligations set forth herein and the definition of Confidential Information contained herein shall be equally applicable to Confidential Information disclosed to Recipient by Discloser prior to or after the execution of this Agreement.</w:t>
      </w:r>
    </w:p>
    <w:p w14:paraId="3B4D5CF0" w14:textId="77777777" w:rsidR="00E244A4" w:rsidRDefault="00041697">
      <w:pPr>
        <w:pStyle w:val="BodyText"/>
        <w:spacing w:before="120"/>
        <w:ind w:left="120" w:right="160"/>
      </w:pPr>
      <w:r>
        <w:t>“</w:t>
      </w:r>
      <w:r>
        <w:rPr>
          <w:b/>
          <w:i/>
        </w:rPr>
        <w:t>Affiliate</w:t>
      </w:r>
      <w:r>
        <w:t>” or “</w:t>
      </w:r>
      <w:r>
        <w:rPr>
          <w:b/>
          <w:i/>
        </w:rPr>
        <w:t>affiliate</w:t>
      </w:r>
      <w:r>
        <w:t>” means, with respect to a party hereto, any other person or entity directly or indirectly controlling,</w:t>
      </w:r>
      <w:r>
        <w:rPr>
          <w:spacing w:val="-5"/>
        </w:rPr>
        <w:t xml:space="preserve"> </w:t>
      </w:r>
      <w:r>
        <w:t>controlled</w:t>
      </w:r>
      <w:r>
        <w:rPr>
          <w:spacing w:val="-2"/>
        </w:rPr>
        <w:t xml:space="preserve"> </w:t>
      </w:r>
      <w:r>
        <w:t>by</w:t>
      </w:r>
      <w:r>
        <w:rPr>
          <w:spacing w:val="-2"/>
        </w:rPr>
        <w:t xml:space="preserve"> </w:t>
      </w:r>
      <w:r>
        <w:t>or</w:t>
      </w:r>
      <w:r>
        <w:rPr>
          <w:spacing w:val="-5"/>
        </w:rPr>
        <w:t xml:space="preserve"> </w:t>
      </w:r>
      <w:r>
        <w:t>under</w:t>
      </w:r>
      <w:r>
        <w:rPr>
          <w:spacing w:val="-2"/>
        </w:rPr>
        <w:t xml:space="preserve"> </w:t>
      </w:r>
      <w:r>
        <w:t>common</w:t>
      </w:r>
      <w:r>
        <w:rPr>
          <w:spacing w:val="-4"/>
        </w:rPr>
        <w:t xml:space="preserve"> </w:t>
      </w:r>
      <w:r>
        <w:t>control</w:t>
      </w:r>
      <w:r>
        <w:rPr>
          <w:spacing w:val="-3"/>
        </w:rPr>
        <w:t xml:space="preserve"> </w:t>
      </w:r>
      <w:r>
        <w:t>with</w:t>
      </w:r>
      <w:r>
        <w:rPr>
          <w:spacing w:val="-2"/>
        </w:rPr>
        <w:t xml:space="preserve"> </w:t>
      </w:r>
      <w:r>
        <w:t>such</w:t>
      </w:r>
      <w:r>
        <w:rPr>
          <w:spacing w:val="-2"/>
        </w:rPr>
        <w:t xml:space="preserve"> </w:t>
      </w:r>
      <w:r>
        <w:t>party.</w:t>
      </w:r>
      <w:r>
        <w:rPr>
          <w:spacing w:val="-5"/>
        </w:rPr>
        <w:t xml:space="preserve"> </w:t>
      </w:r>
      <w:r>
        <w:t>For</w:t>
      </w:r>
      <w:r>
        <w:rPr>
          <w:spacing w:val="-2"/>
        </w:rPr>
        <w:t xml:space="preserve"> </w:t>
      </w:r>
      <w:r>
        <w:t>purposes</w:t>
      </w:r>
      <w:r>
        <w:rPr>
          <w:spacing w:val="-4"/>
        </w:rPr>
        <w:t xml:space="preserve"> </w:t>
      </w:r>
      <w:r>
        <w:t>of</w:t>
      </w:r>
      <w:r>
        <w:rPr>
          <w:spacing w:val="-2"/>
        </w:rPr>
        <w:t xml:space="preserve"> </w:t>
      </w:r>
      <w:r>
        <w:t>this</w:t>
      </w:r>
      <w:r>
        <w:rPr>
          <w:spacing w:val="-4"/>
        </w:rPr>
        <w:t xml:space="preserve"> </w:t>
      </w:r>
      <w:r>
        <w:t>definition,</w:t>
      </w:r>
      <w:r>
        <w:rPr>
          <w:spacing w:val="-2"/>
        </w:rPr>
        <w:t xml:space="preserve"> </w:t>
      </w:r>
      <w:r>
        <w:t>“control”</w:t>
      </w:r>
      <w:r>
        <w:rPr>
          <w:spacing w:val="-3"/>
        </w:rPr>
        <w:t xml:space="preserve"> </w:t>
      </w:r>
      <w:r>
        <w:t>when used with respect to any entity means the possession, directly or indirectly, of the power to direct or cause the direction of the management and policies of such entity, whether through ownership of voting securities, by contract, or otherwise; the term “controlling” and “controlled” have meanings correlative to the foregoing.</w:t>
      </w:r>
    </w:p>
    <w:p w14:paraId="3B4D5CF1" w14:textId="77777777" w:rsidR="00E244A4" w:rsidRDefault="00041697">
      <w:pPr>
        <w:pStyle w:val="ListParagraph"/>
        <w:numPr>
          <w:ilvl w:val="0"/>
          <w:numId w:val="1"/>
        </w:numPr>
        <w:tabs>
          <w:tab w:val="left" w:pos="839"/>
        </w:tabs>
        <w:spacing w:before="120"/>
        <w:ind w:left="839" w:hanging="359"/>
        <w:rPr>
          <w:sz w:val="20"/>
        </w:rPr>
      </w:pPr>
      <w:r>
        <w:rPr>
          <w:sz w:val="20"/>
          <w:u w:val="single"/>
        </w:rPr>
        <w:t>Nondisclosure</w:t>
      </w:r>
      <w:r>
        <w:rPr>
          <w:spacing w:val="-7"/>
          <w:sz w:val="20"/>
          <w:u w:val="single"/>
        </w:rPr>
        <w:t xml:space="preserve"> </w:t>
      </w:r>
      <w:r>
        <w:rPr>
          <w:sz w:val="20"/>
          <w:u w:val="single"/>
        </w:rPr>
        <w:t>and</w:t>
      </w:r>
      <w:r>
        <w:rPr>
          <w:spacing w:val="-7"/>
          <w:sz w:val="20"/>
          <w:u w:val="single"/>
        </w:rPr>
        <w:t xml:space="preserve"> </w:t>
      </w:r>
      <w:r>
        <w:rPr>
          <w:sz w:val="20"/>
          <w:u w:val="single"/>
        </w:rPr>
        <w:t>Non-Use</w:t>
      </w:r>
      <w:r>
        <w:rPr>
          <w:spacing w:val="-7"/>
          <w:sz w:val="20"/>
          <w:u w:val="single"/>
        </w:rPr>
        <w:t xml:space="preserve"> </w:t>
      </w:r>
      <w:r>
        <w:rPr>
          <w:sz w:val="20"/>
          <w:u w:val="single"/>
        </w:rPr>
        <w:t>of</w:t>
      </w:r>
      <w:r>
        <w:rPr>
          <w:spacing w:val="-5"/>
          <w:sz w:val="20"/>
          <w:u w:val="single"/>
        </w:rPr>
        <w:t xml:space="preserve"> </w:t>
      </w:r>
      <w:r>
        <w:rPr>
          <w:sz w:val="20"/>
          <w:u w:val="single"/>
        </w:rPr>
        <w:t>Confidential</w:t>
      </w:r>
      <w:r>
        <w:rPr>
          <w:spacing w:val="-7"/>
          <w:sz w:val="20"/>
          <w:u w:val="single"/>
        </w:rPr>
        <w:t xml:space="preserve"> </w:t>
      </w:r>
      <w:r>
        <w:rPr>
          <w:spacing w:val="-2"/>
          <w:sz w:val="20"/>
          <w:u w:val="single"/>
        </w:rPr>
        <w:t>Information</w:t>
      </w:r>
      <w:r>
        <w:rPr>
          <w:spacing w:val="-2"/>
          <w:sz w:val="20"/>
        </w:rPr>
        <w:t>.</w:t>
      </w:r>
    </w:p>
    <w:p w14:paraId="3B4D5CF2" w14:textId="77777777" w:rsidR="00E244A4" w:rsidRDefault="00E244A4">
      <w:pPr>
        <w:pStyle w:val="BodyText"/>
        <w:spacing w:before="10"/>
      </w:pPr>
    </w:p>
    <w:p w14:paraId="3B4D5CF3" w14:textId="77777777" w:rsidR="00E244A4" w:rsidRDefault="00041697">
      <w:pPr>
        <w:pStyle w:val="ListParagraph"/>
        <w:numPr>
          <w:ilvl w:val="1"/>
          <w:numId w:val="1"/>
        </w:numPr>
        <w:tabs>
          <w:tab w:val="left" w:pos="1559"/>
        </w:tabs>
        <w:ind w:right="248" w:firstLine="719"/>
        <w:rPr>
          <w:sz w:val="20"/>
        </w:rPr>
      </w:pPr>
      <w:r>
        <w:rPr>
          <w:sz w:val="20"/>
        </w:rPr>
        <w:t>Recipient shall hold all Confidential Information in confidence and agrees not to disclose the Confidential Information to any third parties other than to any of Recipient’s affiliates or its or their employees, officers, directors, contractors</w:t>
      </w:r>
      <w:r>
        <w:rPr>
          <w:spacing w:val="-4"/>
          <w:sz w:val="20"/>
        </w:rPr>
        <w:t xml:space="preserve"> </w:t>
      </w:r>
      <w:r>
        <w:rPr>
          <w:sz w:val="20"/>
        </w:rPr>
        <w:t>or financial, legal</w:t>
      </w:r>
      <w:r>
        <w:rPr>
          <w:spacing w:val="-1"/>
          <w:sz w:val="20"/>
        </w:rPr>
        <w:t xml:space="preserve"> </w:t>
      </w:r>
      <w:r>
        <w:rPr>
          <w:sz w:val="20"/>
        </w:rPr>
        <w:t>or</w:t>
      </w:r>
      <w:r>
        <w:rPr>
          <w:spacing w:val="-3"/>
          <w:sz w:val="20"/>
        </w:rPr>
        <w:t xml:space="preserve"> </w:t>
      </w:r>
      <w:r>
        <w:rPr>
          <w:sz w:val="20"/>
        </w:rPr>
        <w:t>professional</w:t>
      </w:r>
      <w:r>
        <w:rPr>
          <w:spacing w:val="-1"/>
          <w:sz w:val="20"/>
        </w:rPr>
        <w:t xml:space="preserve"> </w:t>
      </w:r>
      <w:r>
        <w:rPr>
          <w:sz w:val="20"/>
        </w:rPr>
        <w:t>advisors</w:t>
      </w:r>
      <w:r>
        <w:rPr>
          <w:spacing w:val="-2"/>
          <w:sz w:val="20"/>
        </w:rPr>
        <w:t xml:space="preserve"> </w:t>
      </w:r>
      <w:r>
        <w:rPr>
          <w:sz w:val="20"/>
        </w:rPr>
        <w:t>(collectively,</w:t>
      </w:r>
      <w:r>
        <w:rPr>
          <w:spacing w:val="-3"/>
          <w:sz w:val="20"/>
        </w:rPr>
        <w:t xml:space="preserve"> </w:t>
      </w:r>
      <w:r>
        <w:rPr>
          <w:sz w:val="20"/>
        </w:rPr>
        <w:t>“</w:t>
      </w:r>
      <w:r>
        <w:rPr>
          <w:b/>
          <w:i/>
          <w:sz w:val="20"/>
        </w:rPr>
        <w:t>Representatives</w:t>
      </w:r>
      <w:r>
        <w:rPr>
          <w:sz w:val="20"/>
        </w:rPr>
        <w:t>”) who are required to have the Confidential Information in order to further the Permitted Purpose and have been apprised of the confidential nature</w:t>
      </w:r>
      <w:r>
        <w:rPr>
          <w:spacing w:val="-2"/>
          <w:sz w:val="20"/>
        </w:rPr>
        <w:t xml:space="preserve"> </w:t>
      </w:r>
      <w:r>
        <w:rPr>
          <w:sz w:val="20"/>
        </w:rPr>
        <w:t>of the</w:t>
      </w:r>
      <w:r>
        <w:rPr>
          <w:spacing w:val="-5"/>
          <w:sz w:val="20"/>
        </w:rPr>
        <w:t xml:space="preserve"> </w:t>
      </w:r>
      <w:r>
        <w:rPr>
          <w:sz w:val="20"/>
        </w:rPr>
        <w:t>Confidential Information</w:t>
      </w:r>
      <w:r>
        <w:rPr>
          <w:spacing w:val="-1"/>
          <w:sz w:val="20"/>
        </w:rPr>
        <w:t xml:space="preserve"> </w:t>
      </w:r>
      <w:r>
        <w:rPr>
          <w:sz w:val="20"/>
        </w:rPr>
        <w:t>and</w:t>
      </w:r>
      <w:r>
        <w:rPr>
          <w:spacing w:val="-1"/>
          <w:sz w:val="20"/>
        </w:rPr>
        <w:t xml:space="preserve"> </w:t>
      </w:r>
      <w:r>
        <w:rPr>
          <w:sz w:val="20"/>
        </w:rPr>
        <w:t>who are bound by confidentiality obligations</w:t>
      </w:r>
      <w:r>
        <w:rPr>
          <w:spacing w:val="-1"/>
          <w:sz w:val="20"/>
        </w:rPr>
        <w:t xml:space="preserve"> </w:t>
      </w:r>
      <w:r>
        <w:rPr>
          <w:sz w:val="20"/>
        </w:rPr>
        <w:t>at least as restrictive</w:t>
      </w:r>
      <w:r>
        <w:rPr>
          <w:spacing w:val="-3"/>
          <w:sz w:val="20"/>
        </w:rPr>
        <w:t xml:space="preserve"> </w:t>
      </w:r>
      <w:r>
        <w:rPr>
          <w:sz w:val="20"/>
        </w:rPr>
        <w:t>as</w:t>
      </w:r>
      <w:r>
        <w:rPr>
          <w:spacing w:val="-4"/>
          <w:sz w:val="20"/>
        </w:rPr>
        <w:t xml:space="preserve"> </w:t>
      </w:r>
      <w:r>
        <w:rPr>
          <w:sz w:val="20"/>
        </w:rPr>
        <w:t>those</w:t>
      </w:r>
      <w:r>
        <w:rPr>
          <w:spacing w:val="-3"/>
          <w:sz w:val="20"/>
        </w:rPr>
        <w:t xml:space="preserve"> </w:t>
      </w:r>
      <w:r>
        <w:rPr>
          <w:sz w:val="20"/>
        </w:rPr>
        <w:t>contained</w:t>
      </w:r>
      <w:r>
        <w:rPr>
          <w:spacing w:val="-2"/>
          <w:sz w:val="20"/>
        </w:rPr>
        <w:t xml:space="preserve"> </w:t>
      </w:r>
      <w:r>
        <w:rPr>
          <w:sz w:val="20"/>
        </w:rPr>
        <w:t>in</w:t>
      </w:r>
      <w:r>
        <w:rPr>
          <w:spacing w:val="-2"/>
          <w:sz w:val="20"/>
        </w:rPr>
        <w:t xml:space="preserve"> </w:t>
      </w:r>
      <w:r>
        <w:rPr>
          <w:sz w:val="20"/>
        </w:rPr>
        <w:t>this</w:t>
      </w:r>
      <w:r>
        <w:rPr>
          <w:spacing w:val="-4"/>
          <w:sz w:val="20"/>
        </w:rPr>
        <w:t xml:space="preserve"> </w:t>
      </w:r>
      <w:r>
        <w:rPr>
          <w:sz w:val="20"/>
        </w:rPr>
        <w:t>Agreement;</w:t>
      </w:r>
      <w:r>
        <w:rPr>
          <w:spacing w:val="-3"/>
          <w:sz w:val="20"/>
        </w:rPr>
        <w:t xml:space="preserve"> </w:t>
      </w:r>
      <w:r>
        <w:rPr>
          <w:sz w:val="20"/>
        </w:rPr>
        <w:t>provided</w:t>
      </w:r>
      <w:r>
        <w:rPr>
          <w:spacing w:val="-2"/>
          <w:sz w:val="20"/>
        </w:rPr>
        <w:t xml:space="preserve"> </w:t>
      </w:r>
      <w:r>
        <w:rPr>
          <w:sz w:val="20"/>
        </w:rPr>
        <w:t>further</w:t>
      </w:r>
      <w:r>
        <w:rPr>
          <w:spacing w:val="-2"/>
          <w:sz w:val="20"/>
        </w:rPr>
        <w:t xml:space="preserve"> </w:t>
      </w:r>
      <w:r>
        <w:rPr>
          <w:sz w:val="20"/>
        </w:rPr>
        <w:t>that</w:t>
      </w:r>
      <w:r>
        <w:rPr>
          <w:spacing w:val="-3"/>
          <w:sz w:val="20"/>
        </w:rPr>
        <w:t xml:space="preserve"> </w:t>
      </w:r>
      <w:r>
        <w:rPr>
          <w:sz w:val="20"/>
        </w:rPr>
        <w:t>Recipient</w:t>
      </w:r>
      <w:r>
        <w:rPr>
          <w:spacing w:val="-3"/>
          <w:sz w:val="20"/>
        </w:rPr>
        <w:t xml:space="preserve"> </w:t>
      </w:r>
      <w:r>
        <w:rPr>
          <w:sz w:val="20"/>
        </w:rPr>
        <w:t>shall</w:t>
      </w:r>
      <w:r>
        <w:rPr>
          <w:spacing w:val="-3"/>
          <w:sz w:val="20"/>
        </w:rPr>
        <w:t xml:space="preserve"> </w:t>
      </w:r>
      <w:r>
        <w:rPr>
          <w:sz w:val="20"/>
        </w:rPr>
        <w:t>be</w:t>
      </w:r>
      <w:r>
        <w:rPr>
          <w:spacing w:val="-3"/>
          <w:sz w:val="20"/>
        </w:rPr>
        <w:t xml:space="preserve"> </w:t>
      </w:r>
      <w:r>
        <w:rPr>
          <w:sz w:val="20"/>
        </w:rPr>
        <w:t>responsible</w:t>
      </w:r>
      <w:r>
        <w:rPr>
          <w:spacing w:val="-3"/>
          <w:sz w:val="20"/>
        </w:rPr>
        <w:t xml:space="preserve"> </w:t>
      </w:r>
      <w:r>
        <w:rPr>
          <w:sz w:val="20"/>
        </w:rPr>
        <w:t>for</w:t>
      </w:r>
      <w:r>
        <w:rPr>
          <w:spacing w:val="-2"/>
          <w:sz w:val="20"/>
        </w:rPr>
        <w:t xml:space="preserve"> </w:t>
      </w:r>
      <w:r>
        <w:rPr>
          <w:sz w:val="20"/>
        </w:rPr>
        <w:t>any</w:t>
      </w:r>
      <w:r>
        <w:rPr>
          <w:spacing w:val="-2"/>
          <w:sz w:val="20"/>
        </w:rPr>
        <w:t xml:space="preserve"> </w:t>
      </w:r>
      <w:r>
        <w:rPr>
          <w:sz w:val="20"/>
        </w:rPr>
        <w:t>breach</w:t>
      </w:r>
    </w:p>
    <w:p w14:paraId="3B4D5CF4" w14:textId="77777777" w:rsidR="00E244A4" w:rsidRDefault="00E244A4">
      <w:pPr>
        <w:rPr>
          <w:sz w:val="20"/>
        </w:rPr>
        <w:sectPr w:rsidR="00E244A4">
          <w:headerReference w:type="even" r:id="rId10"/>
          <w:headerReference w:type="default" r:id="rId11"/>
          <w:footerReference w:type="even" r:id="rId12"/>
          <w:footerReference w:type="default" r:id="rId13"/>
          <w:headerReference w:type="first" r:id="rId14"/>
          <w:footerReference w:type="first" r:id="rId15"/>
          <w:type w:val="continuous"/>
          <w:pgSz w:w="12240" w:h="15840"/>
          <w:pgMar w:top="1340" w:right="1340" w:bottom="900" w:left="1320" w:header="182" w:footer="710" w:gutter="0"/>
          <w:pgNumType w:start="1"/>
          <w:cols w:space="720"/>
        </w:sectPr>
      </w:pPr>
    </w:p>
    <w:p w14:paraId="3B4D5CF5" w14:textId="66C96E81" w:rsidR="00E244A4" w:rsidRDefault="00041697">
      <w:pPr>
        <w:pStyle w:val="BodyText"/>
        <w:spacing w:before="80"/>
        <w:ind w:left="119" w:right="184"/>
      </w:pPr>
      <w:r>
        <w:lastRenderedPageBreak/>
        <w:t>of the terms of this Agreement resulting from the acts or omissions of its Representatives to whom Confidential Information has been disclosed.</w:t>
      </w:r>
      <w:r>
        <w:rPr>
          <w:spacing w:val="40"/>
        </w:rPr>
        <w:t xml:space="preserve"> </w:t>
      </w:r>
      <w:r>
        <w:t>Recipient agrees that it will follow the same internal security procedures and exercise the same degree of care regarding the secrecy, use and confidentiality of the Confidential Information as information of Recipient of like nature is treated by Recipient or within Recipient’s organization, but Recipient agrees that it will take no less than reasonable steps to protect the secrecy of and avoid unauthorized disclosure or use of Confidential Information.</w:t>
      </w:r>
      <w:r>
        <w:rPr>
          <w:spacing w:val="40"/>
        </w:rPr>
        <w:t xml:space="preserve"> </w:t>
      </w:r>
      <w:r>
        <w:t>Recipient agrees to notify Discloser in writing of any unauthorized disclosure, misuse or misappropriation of such Confidential Information which may come to its attention.</w:t>
      </w:r>
      <w:r>
        <w:rPr>
          <w:spacing w:val="40"/>
        </w:rPr>
        <w:t xml:space="preserve"> </w:t>
      </w:r>
      <w:r>
        <w:t>If Recipient is required by a government body or court of competent jurisdiction to disclose any Confidential Information, Recipient may disclose such information to the extent required, provided that, unless prohibited by law or regulation,</w:t>
      </w:r>
      <w:r>
        <w:rPr>
          <w:spacing w:val="-3"/>
        </w:rPr>
        <w:t xml:space="preserve"> </w:t>
      </w:r>
      <w:r>
        <w:t>Recipient</w:t>
      </w:r>
      <w:r>
        <w:rPr>
          <w:spacing w:val="-6"/>
        </w:rPr>
        <w:t xml:space="preserve"> </w:t>
      </w:r>
      <w:r>
        <w:t>gives</w:t>
      </w:r>
      <w:r>
        <w:rPr>
          <w:spacing w:val="-4"/>
        </w:rPr>
        <w:t xml:space="preserve"> </w:t>
      </w:r>
      <w:r>
        <w:t>Discloser</w:t>
      </w:r>
      <w:r>
        <w:rPr>
          <w:spacing w:val="-2"/>
        </w:rPr>
        <w:t xml:space="preserve"> </w:t>
      </w:r>
      <w:r>
        <w:t>reasonable</w:t>
      </w:r>
      <w:r>
        <w:rPr>
          <w:spacing w:val="-3"/>
        </w:rPr>
        <w:t xml:space="preserve"> </w:t>
      </w:r>
      <w:r>
        <w:t>advance</w:t>
      </w:r>
      <w:r>
        <w:rPr>
          <w:spacing w:val="-3"/>
        </w:rPr>
        <w:t xml:space="preserve"> </w:t>
      </w:r>
      <w:r>
        <w:t>written</w:t>
      </w:r>
      <w:r>
        <w:rPr>
          <w:spacing w:val="-2"/>
        </w:rPr>
        <w:t xml:space="preserve"> </w:t>
      </w:r>
      <w:r>
        <w:t>notice</w:t>
      </w:r>
      <w:r>
        <w:rPr>
          <w:spacing w:val="-3"/>
        </w:rPr>
        <w:t xml:space="preserve"> </w:t>
      </w:r>
      <w:r>
        <w:t>so</w:t>
      </w:r>
      <w:r>
        <w:rPr>
          <w:spacing w:val="-2"/>
        </w:rPr>
        <w:t xml:space="preserve"> </w:t>
      </w:r>
      <w:r>
        <w:t>that</w:t>
      </w:r>
      <w:r>
        <w:rPr>
          <w:spacing w:val="-3"/>
        </w:rPr>
        <w:t xml:space="preserve"> </w:t>
      </w:r>
      <w:r>
        <w:t>Discloser</w:t>
      </w:r>
      <w:r>
        <w:rPr>
          <w:spacing w:val="-2"/>
        </w:rPr>
        <w:t xml:space="preserve"> </w:t>
      </w:r>
      <w:r>
        <w:t>may</w:t>
      </w:r>
      <w:r>
        <w:rPr>
          <w:spacing w:val="-2"/>
        </w:rPr>
        <w:t xml:space="preserve"> </w:t>
      </w:r>
      <w:r>
        <w:t>contest</w:t>
      </w:r>
      <w:r>
        <w:rPr>
          <w:spacing w:val="-3"/>
        </w:rPr>
        <w:t xml:space="preserve"> </w:t>
      </w:r>
      <w:r>
        <w:t>the</w:t>
      </w:r>
      <w:r>
        <w:rPr>
          <w:spacing w:val="-3"/>
        </w:rPr>
        <w:t xml:space="preserve"> </w:t>
      </w:r>
      <w:r>
        <w:t>disclosure or seek a protective order.</w:t>
      </w:r>
      <w:r>
        <w:rPr>
          <w:spacing w:val="40"/>
        </w:rPr>
        <w:t xml:space="preserve"> </w:t>
      </w:r>
      <w:r>
        <w:t>The Confidential Information shall remain the property of Discloser.</w:t>
      </w:r>
      <w:r w:rsidR="00B36196">
        <w:t xml:space="preserve"> </w:t>
      </w:r>
      <w:ins w:id="1" w:author="Danielle Cotter" w:date="2025-08-19T14:55:00Z">
        <w:r w:rsidR="00B36196">
          <w:t xml:space="preserve">The processing of Confidential Information by machine learning or </w:t>
        </w:r>
      </w:ins>
      <w:ins w:id="2" w:author="Danielle Cotter" w:date="2025-08-19T14:56:00Z">
        <w:r w:rsidR="00B36196">
          <w:t>artificial</w:t>
        </w:r>
      </w:ins>
      <w:ins w:id="3" w:author="Danielle Cotter" w:date="2025-08-19T14:55:00Z">
        <w:r w:rsidR="00B36196">
          <w:t xml:space="preserve"> </w:t>
        </w:r>
      </w:ins>
      <w:ins w:id="4" w:author="Danielle Cotter" w:date="2025-08-19T14:56:00Z">
        <w:r w:rsidR="00B36196">
          <w:t>intelligence models</w:t>
        </w:r>
      </w:ins>
      <w:ins w:id="5" w:author="Danielle Cotter" w:date="2025-08-19T15:02:00Z">
        <w:r w:rsidR="005E3F15">
          <w:t xml:space="preserve"> shall not be considered a violation of this subsection (a). </w:t>
        </w:r>
      </w:ins>
    </w:p>
    <w:p w14:paraId="3B4D5CF6" w14:textId="77777777" w:rsidR="00E244A4" w:rsidRDefault="00E244A4">
      <w:pPr>
        <w:pStyle w:val="BodyText"/>
        <w:spacing w:before="11"/>
      </w:pPr>
    </w:p>
    <w:p w14:paraId="3B4D5CF7" w14:textId="77777777" w:rsidR="00E244A4" w:rsidRDefault="00041697">
      <w:pPr>
        <w:pStyle w:val="ListParagraph"/>
        <w:numPr>
          <w:ilvl w:val="1"/>
          <w:numId w:val="1"/>
        </w:numPr>
        <w:tabs>
          <w:tab w:val="left" w:pos="1559"/>
        </w:tabs>
        <w:ind w:left="119" w:right="113" w:firstLine="719"/>
        <w:rPr>
          <w:sz w:val="20"/>
        </w:rPr>
      </w:pPr>
      <w:r>
        <w:rPr>
          <w:sz w:val="20"/>
        </w:rPr>
        <w:t>Recipient</w:t>
      </w:r>
      <w:r>
        <w:rPr>
          <w:spacing w:val="-3"/>
          <w:sz w:val="20"/>
        </w:rPr>
        <w:t xml:space="preserve"> </w:t>
      </w:r>
      <w:r>
        <w:rPr>
          <w:sz w:val="20"/>
        </w:rPr>
        <w:t>further</w:t>
      </w:r>
      <w:r>
        <w:rPr>
          <w:spacing w:val="-2"/>
          <w:sz w:val="20"/>
        </w:rPr>
        <w:t xml:space="preserve"> </w:t>
      </w:r>
      <w:r>
        <w:rPr>
          <w:sz w:val="20"/>
        </w:rPr>
        <w:t>agrees</w:t>
      </w:r>
      <w:r>
        <w:rPr>
          <w:spacing w:val="-4"/>
          <w:sz w:val="20"/>
        </w:rPr>
        <w:t xml:space="preserve"> </w:t>
      </w:r>
      <w:r>
        <w:rPr>
          <w:sz w:val="20"/>
        </w:rPr>
        <w:t>not</w:t>
      </w:r>
      <w:r>
        <w:rPr>
          <w:spacing w:val="-3"/>
          <w:sz w:val="20"/>
        </w:rPr>
        <w:t xml:space="preserve"> </w:t>
      </w:r>
      <w:r>
        <w:rPr>
          <w:sz w:val="20"/>
        </w:rPr>
        <w:t>to</w:t>
      </w:r>
      <w:r>
        <w:rPr>
          <w:spacing w:val="-4"/>
          <w:sz w:val="20"/>
        </w:rPr>
        <w:t xml:space="preserve"> </w:t>
      </w:r>
      <w:r>
        <w:rPr>
          <w:sz w:val="20"/>
        </w:rPr>
        <w:t>use</w:t>
      </w:r>
      <w:r>
        <w:rPr>
          <w:spacing w:val="-3"/>
          <w:sz w:val="20"/>
        </w:rPr>
        <w:t xml:space="preserve"> </w:t>
      </w:r>
      <w:r>
        <w:rPr>
          <w:sz w:val="20"/>
        </w:rPr>
        <w:t>the</w:t>
      </w:r>
      <w:r>
        <w:rPr>
          <w:spacing w:val="-3"/>
          <w:sz w:val="20"/>
        </w:rPr>
        <w:t xml:space="preserve"> </w:t>
      </w:r>
      <w:r>
        <w:rPr>
          <w:sz w:val="20"/>
        </w:rPr>
        <w:t>Confidential</w:t>
      </w:r>
      <w:r>
        <w:rPr>
          <w:spacing w:val="-3"/>
          <w:sz w:val="20"/>
        </w:rPr>
        <w:t xml:space="preserve"> </w:t>
      </w:r>
      <w:r>
        <w:rPr>
          <w:sz w:val="20"/>
        </w:rPr>
        <w:t>Information</w:t>
      </w:r>
      <w:r>
        <w:rPr>
          <w:spacing w:val="-2"/>
          <w:sz w:val="20"/>
        </w:rPr>
        <w:t xml:space="preserve"> </w:t>
      </w:r>
      <w:r>
        <w:rPr>
          <w:sz w:val="20"/>
        </w:rPr>
        <w:t>provided</w:t>
      </w:r>
      <w:r>
        <w:rPr>
          <w:spacing w:val="-4"/>
          <w:sz w:val="20"/>
        </w:rPr>
        <w:t xml:space="preserve"> </w:t>
      </w:r>
      <w:r>
        <w:rPr>
          <w:sz w:val="20"/>
        </w:rPr>
        <w:t>to</w:t>
      </w:r>
      <w:r>
        <w:rPr>
          <w:spacing w:val="-2"/>
          <w:sz w:val="20"/>
        </w:rPr>
        <w:t xml:space="preserve"> </w:t>
      </w:r>
      <w:r>
        <w:rPr>
          <w:sz w:val="20"/>
        </w:rPr>
        <w:t>it</w:t>
      </w:r>
      <w:r>
        <w:rPr>
          <w:spacing w:val="-3"/>
          <w:sz w:val="20"/>
        </w:rPr>
        <w:t xml:space="preserve"> </w:t>
      </w:r>
      <w:r>
        <w:rPr>
          <w:sz w:val="20"/>
        </w:rPr>
        <w:t>by</w:t>
      </w:r>
      <w:r>
        <w:rPr>
          <w:spacing w:val="-4"/>
          <w:sz w:val="20"/>
        </w:rPr>
        <w:t xml:space="preserve"> </w:t>
      </w:r>
      <w:r>
        <w:rPr>
          <w:sz w:val="20"/>
        </w:rPr>
        <w:t>Discloser</w:t>
      </w:r>
      <w:r>
        <w:rPr>
          <w:spacing w:val="-2"/>
          <w:sz w:val="20"/>
        </w:rPr>
        <w:t xml:space="preserve"> </w:t>
      </w:r>
      <w:r>
        <w:rPr>
          <w:sz w:val="20"/>
        </w:rPr>
        <w:t>for</w:t>
      </w:r>
      <w:r>
        <w:rPr>
          <w:spacing w:val="-2"/>
          <w:sz w:val="20"/>
        </w:rPr>
        <w:t xml:space="preserve"> </w:t>
      </w:r>
      <w:r>
        <w:rPr>
          <w:sz w:val="20"/>
        </w:rPr>
        <w:t>any purposes other than the Permitted Purpose.</w:t>
      </w:r>
    </w:p>
    <w:p w14:paraId="3B4D5CF8" w14:textId="77777777" w:rsidR="00E244A4" w:rsidRDefault="00E244A4">
      <w:pPr>
        <w:pStyle w:val="BodyText"/>
        <w:spacing w:before="11"/>
      </w:pPr>
    </w:p>
    <w:p w14:paraId="3B4D5CF9" w14:textId="77777777" w:rsidR="00E244A4" w:rsidRDefault="00041697">
      <w:pPr>
        <w:pStyle w:val="ListParagraph"/>
        <w:numPr>
          <w:ilvl w:val="1"/>
          <w:numId w:val="1"/>
        </w:numPr>
        <w:tabs>
          <w:tab w:val="left" w:pos="1559"/>
        </w:tabs>
        <w:ind w:left="119" w:right="187" w:firstLine="720"/>
        <w:rPr>
          <w:sz w:val="20"/>
        </w:rPr>
      </w:pPr>
      <w:r>
        <w:rPr>
          <w:sz w:val="20"/>
        </w:rPr>
        <w:t>Recipient</w:t>
      </w:r>
      <w:r>
        <w:rPr>
          <w:spacing w:val="-2"/>
          <w:sz w:val="20"/>
        </w:rPr>
        <w:t xml:space="preserve"> </w:t>
      </w:r>
      <w:r>
        <w:rPr>
          <w:sz w:val="20"/>
        </w:rPr>
        <w:t>acknowledges</w:t>
      </w:r>
      <w:r>
        <w:rPr>
          <w:spacing w:val="-3"/>
          <w:sz w:val="20"/>
        </w:rPr>
        <w:t xml:space="preserve"> </w:t>
      </w:r>
      <w:r>
        <w:rPr>
          <w:sz w:val="20"/>
        </w:rPr>
        <w:t>that</w:t>
      </w:r>
      <w:r>
        <w:rPr>
          <w:spacing w:val="-2"/>
          <w:sz w:val="20"/>
        </w:rPr>
        <w:t xml:space="preserve"> </w:t>
      </w:r>
      <w:r>
        <w:rPr>
          <w:sz w:val="20"/>
        </w:rPr>
        <w:t>neither</w:t>
      </w:r>
      <w:r>
        <w:rPr>
          <w:spacing w:val="-1"/>
          <w:sz w:val="20"/>
        </w:rPr>
        <w:t xml:space="preserve"> </w:t>
      </w:r>
      <w:r>
        <w:rPr>
          <w:sz w:val="20"/>
        </w:rPr>
        <w:t>Discloser</w:t>
      </w:r>
      <w:r>
        <w:rPr>
          <w:spacing w:val="-1"/>
          <w:sz w:val="20"/>
        </w:rPr>
        <w:t xml:space="preserve"> </w:t>
      </w:r>
      <w:r>
        <w:rPr>
          <w:sz w:val="20"/>
        </w:rPr>
        <w:t>nor</w:t>
      </w:r>
      <w:r>
        <w:rPr>
          <w:spacing w:val="-1"/>
          <w:sz w:val="20"/>
        </w:rPr>
        <w:t xml:space="preserve"> </w:t>
      </w:r>
      <w:r>
        <w:rPr>
          <w:sz w:val="20"/>
        </w:rPr>
        <w:t>any</w:t>
      </w:r>
      <w:r>
        <w:rPr>
          <w:spacing w:val="-1"/>
          <w:sz w:val="20"/>
        </w:rPr>
        <w:t xml:space="preserve"> </w:t>
      </w:r>
      <w:r>
        <w:rPr>
          <w:sz w:val="20"/>
        </w:rPr>
        <w:t>of</w:t>
      </w:r>
      <w:r>
        <w:rPr>
          <w:spacing w:val="-4"/>
          <w:sz w:val="20"/>
        </w:rPr>
        <w:t xml:space="preserve"> </w:t>
      </w:r>
      <w:r>
        <w:rPr>
          <w:sz w:val="20"/>
        </w:rPr>
        <w:t>its</w:t>
      </w:r>
      <w:r>
        <w:rPr>
          <w:spacing w:val="-3"/>
          <w:sz w:val="20"/>
        </w:rPr>
        <w:t xml:space="preserve"> </w:t>
      </w:r>
      <w:r>
        <w:rPr>
          <w:sz w:val="20"/>
        </w:rPr>
        <w:t>directors,</w:t>
      </w:r>
      <w:r>
        <w:rPr>
          <w:spacing w:val="-2"/>
          <w:sz w:val="20"/>
        </w:rPr>
        <w:t xml:space="preserve"> </w:t>
      </w:r>
      <w:r>
        <w:rPr>
          <w:sz w:val="20"/>
        </w:rPr>
        <w:t>managers,</w:t>
      </w:r>
      <w:r>
        <w:rPr>
          <w:spacing w:val="-1"/>
          <w:sz w:val="20"/>
        </w:rPr>
        <w:t xml:space="preserve"> </w:t>
      </w:r>
      <w:r>
        <w:rPr>
          <w:sz w:val="20"/>
        </w:rPr>
        <w:t>officers,</w:t>
      </w:r>
      <w:r>
        <w:rPr>
          <w:spacing w:val="-4"/>
          <w:sz w:val="20"/>
        </w:rPr>
        <w:t xml:space="preserve"> </w:t>
      </w:r>
      <w:r>
        <w:rPr>
          <w:sz w:val="20"/>
        </w:rPr>
        <w:t>agents, owners or employees nor any third parties doing business with Discloser shall be liable for errors, omissions, inaccuracies or incompleteness of any kind in the Confidential Information and Recipient shall be responsible for verifying</w:t>
      </w:r>
      <w:r>
        <w:rPr>
          <w:spacing w:val="-2"/>
          <w:sz w:val="20"/>
        </w:rPr>
        <w:t xml:space="preserve"> </w:t>
      </w:r>
      <w:r>
        <w:rPr>
          <w:sz w:val="20"/>
        </w:rPr>
        <w:t>the</w:t>
      </w:r>
      <w:r>
        <w:rPr>
          <w:spacing w:val="-3"/>
          <w:sz w:val="20"/>
        </w:rPr>
        <w:t xml:space="preserve"> </w:t>
      </w:r>
      <w:r>
        <w:rPr>
          <w:sz w:val="20"/>
        </w:rPr>
        <w:t>accuracy,</w:t>
      </w:r>
      <w:r>
        <w:rPr>
          <w:spacing w:val="-2"/>
          <w:sz w:val="20"/>
        </w:rPr>
        <w:t xml:space="preserve"> </w:t>
      </w:r>
      <w:r>
        <w:rPr>
          <w:sz w:val="20"/>
        </w:rPr>
        <w:t>correctness</w:t>
      </w:r>
      <w:r>
        <w:rPr>
          <w:spacing w:val="-4"/>
          <w:sz w:val="20"/>
        </w:rPr>
        <w:t xml:space="preserve"> </w:t>
      </w:r>
      <w:r>
        <w:rPr>
          <w:sz w:val="20"/>
        </w:rPr>
        <w:t>and</w:t>
      </w:r>
      <w:r>
        <w:rPr>
          <w:spacing w:val="-2"/>
          <w:sz w:val="20"/>
        </w:rPr>
        <w:t xml:space="preserve"> </w:t>
      </w:r>
      <w:r>
        <w:rPr>
          <w:sz w:val="20"/>
        </w:rPr>
        <w:t>completeness</w:t>
      </w:r>
      <w:r>
        <w:rPr>
          <w:spacing w:val="-4"/>
          <w:sz w:val="20"/>
        </w:rPr>
        <w:t xml:space="preserve"> </w:t>
      </w:r>
      <w:r>
        <w:rPr>
          <w:sz w:val="20"/>
        </w:rPr>
        <w:t>of</w:t>
      </w:r>
      <w:r>
        <w:rPr>
          <w:spacing w:val="-2"/>
          <w:sz w:val="20"/>
        </w:rPr>
        <w:t xml:space="preserve"> </w:t>
      </w:r>
      <w:r>
        <w:rPr>
          <w:sz w:val="20"/>
        </w:rPr>
        <w:t>the</w:t>
      </w:r>
      <w:r>
        <w:rPr>
          <w:spacing w:val="-5"/>
          <w:sz w:val="20"/>
        </w:rPr>
        <w:t xml:space="preserve"> </w:t>
      </w:r>
      <w:r>
        <w:rPr>
          <w:sz w:val="20"/>
        </w:rPr>
        <w:t>Confidential</w:t>
      </w:r>
      <w:r>
        <w:rPr>
          <w:spacing w:val="-3"/>
          <w:sz w:val="20"/>
        </w:rPr>
        <w:t xml:space="preserve"> </w:t>
      </w:r>
      <w:r>
        <w:rPr>
          <w:sz w:val="20"/>
        </w:rPr>
        <w:t>Information.</w:t>
      </w:r>
      <w:r>
        <w:rPr>
          <w:spacing w:val="40"/>
          <w:sz w:val="20"/>
        </w:rPr>
        <w:t xml:space="preserve"> </w:t>
      </w:r>
      <w:r>
        <w:rPr>
          <w:sz w:val="20"/>
        </w:rPr>
        <w:t>Recipient</w:t>
      </w:r>
      <w:r>
        <w:rPr>
          <w:spacing w:val="-3"/>
          <w:sz w:val="20"/>
        </w:rPr>
        <w:t xml:space="preserve"> </w:t>
      </w:r>
      <w:r>
        <w:rPr>
          <w:sz w:val="20"/>
        </w:rPr>
        <w:t>acknowledges</w:t>
      </w:r>
      <w:r>
        <w:rPr>
          <w:spacing w:val="-4"/>
          <w:sz w:val="20"/>
        </w:rPr>
        <w:t xml:space="preserve"> </w:t>
      </w:r>
      <w:r>
        <w:rPr>
          <w:sz w:val="20"/>
        </w:rPr>
        <w:t>that no warranty of any kind is given regarding the Confidential Information, the same being “as is,” where is and with all faults, and the warranties of merchantability and fitness for a specific purpose to the extent applicable, are excluded.</w:t>
      </w:r>
      <w:r>
        <w:rPr>
          <w:spacing w:val="40"/>
          <w:sz w:val="20"/>
        </w:rPr>
        <w:t xml:space="preserve"> </w:t>
      </w:r>
      <w:r>
        <w:rPr>
          <w:sz w:val="20"/>
        </w:rPr>
        <w:t>The foregoing in no way modifies the retention by Discloser of all right, title and interest in the Confidential Information.</w:t>
      </w:r>
    </w:p>
    <w:p w14:paraId="3B4D5CFA" w14:textId="77777777" w:rsidR="00E244A4" w:rsidRDefault="00E244A4">
      <w:pPr>
        <w:pStyle w:val="BodyText"/>
        <w:spacing w:before="8"/>
      </w:pPr>
    </w:p>
    <w:p w14:paraId="3B4D5CFB" w14:textId="77777777" w:rsidR="00E244A4" w:rsidRDefault="00041697">
      <w:pPr>
        <w:pStyle w:val="ListParagraph"/>
        <w:numPr>
          <w:ilvl w:val="0"/>
          <w:numId w:val="1"/>
        </w:numPr>
        <w:tabs>
          <w:tab w:val="left" w:pos="839"/>
        </w:tabs>
        <w:ind w:left="119" w:right="118" w:firstLine="360"/>
        <w:rPr>
          <w:sz w:val="20"/>
        </w:rPr>
      </w:pPr>
      <w:r>
        <w:rPr>
          <w:sz w:val="20"/>
          <w:u w:val="single"/>
        </w:rPr>
        <w:t>Return of Materials</w:t>
      </w:r>
      <w:r>
        <w:rPr>
          <w:sz w:val="20"/>
        </w:rPr>
        <w:t>.</w:t>
      </w:r>
      <w:r>
        <w:rPr>
          <w:spacing w:val="40"/>
          <w:sz w:val="20"/>
        </w:rPr>
        <w:t xml:space="preserve"> </w:t>
      </w:r>
      <w:r>
        <w:rPr>
          <w:sz w:val="20"/>
        </w:rPr>
        <w:t>Any materials or documents containing or constituting Confidential Information (in written, electronic or other form) which have been furnished to Recipient by or on behalf of Discloser, including all copies and analyses of such documentation, shall be returned or destroyed (with written confirmation of such destruction) within ten (10) days after receipt by Recipient of a written notice from Discloser requesting the return</w:t>
      </w:r>
      <w:r>
        <w:rPr>
          <w:spacing w:val="40"/>
          <w:sz w:val="20"/>
        </w:rPr>
        <w:t xml:space="preserve"> </w:t>
      </w:r>
      <w:r>
        <w:rPr>
          <w:sz w:val="20"/>
        </w:rPr>
        <w:t>of the Confidential Information, excepting (subject to all restrictions on use and disclosure of this Agreement) such Confidential Information that exists only as part of regularly generated electronic backup data, as a result of Recipient’s bona fide internal record retention policies for legal or regulatory compliance purposes, destruction of which is not reasonably practicable and which information is not readily accessible by the Recipient or its Representatives or their respective employees.</w:t>
      </w:r>
      <w:r>
        <w:rPr>
          <w:spacing w:val="40"/>
          <w:sz w:val="20"/>
        </w:rPr>
        <w:t xml:space="preserve"> </w:t>
      </w:r>
      <w:r>
        <w:rPr>
          <w:sz w:val="20"/>
        </w:rPr>
        <w:t>However, this Agreement shall survive with respect to any Confidential Information retained pursuant to the above.</w:t>
      </w:r>
      <w:r>
        <w:rPr>
          <w:spacing w:val="40"/>
          <w:sz w:val="20"/>
        </w:rPr>
        <w:t xml:space="preserve"> </w:t>
      </w:r>
      <w:r>
        <w:rPr>
          <w:sz w:val="20"/>
        </w:rPr>
        <w:t>Notwithstanding the destruction of Confidential Information,</w:t>
      </w:r>
      <w:r>
        <w:rPr>
          <w:spacing w:val="-1"/>
          <w:sz w:val="20"/>
        </w:rPr>
        <w:t xml:space="preserve"> </w:t>
      </w:r>
      <w:r>
        <w:rPr>
          <w:sz w:val="20"/>
        </w:rPr>
        <w:t>the</w:t>
      </w:r>
      <w:r>
        <w:rPr>
          <w:spacing w:val="-4"/>
          <w:sz w:val="20"/>
        </w:rPr>
        <w:t xml:space="preserve"> </w:t>
      </w:r>
      <w:r>
        <w:rPr>
          <w:sz w:val="20"/>
        </w:rPr>
        <w:t>Recipient</w:t>
      </w:r>
      <w:r>
        <w:rPr>
          <w:spacing w:val="-2"/>
          <w:sz w:val="20"/>
        </w:rPr>
        <w:t xml:space="preserve"> </w:t>
      </w:r>
      <w:r>
        <w:rPr>
          <w:sz w:val="20"/>
        </w:rPr>
        <w:t>shall</w:t>
      </w:r>
      <w:r>
        <w:rPr>
          <w:spacing w:val="-2"/>
          <w:sz w:val="20"/>
        </w:rPr>
        <w:t xml:space="preserve"> </w:t>
      </w:r>
      <w:r>
        <w:rPr>
          <w:sz w:val="20"/>
        </w:rPr>
        <w:t>continue</w:t>
      </w:r>
      <w:r>
        <w:rPr>
          <w:spacing w:val="-2"/>
          <w:sz w:val="20"/>
        </w:rPr>
        <w:t xml:space="preserve"> </w:t>
      </w:r>
      <w:r>
        <w:rPr>
          <w:sz w:val="20"/>
        </w:rPr>
        <w:t>to</w:t>
      </w:r>
      <w:r>
        <w:rPr>
          <w:spacing w:val="-3"/>
          <w:sz w:val="20"/>
        </w:rPr>
        <w:t xml:space="preserve"> </w:t>
      </w:r>
      <w:r>
        <w:rPr>
          <w:sz w:val="20"/>
        </w:rPr>
        <w:t>be</w:t>
      </w:r>
      <w:r>
        <w:rPr>
          <w:spacing w:val="-2"/>
          <w:sz w:val="20"/>
        </w:rPr>
        <w:t xml:space="preserve"> </w:t>
      </w:r>
      <w:r>
        <w:rPr>
          <w:sz w:val="20"/>
        </w:rPr>
        <w:t>bound</w:t>
      </w:r>
      <w:r>
        <w:rPr>
          <w:spacing w:val="-1"/>
          <w:sz w:val="20"/>
        </w:rPr>
        <w:t xml:space="preserve"> </w:t>
      </w:r>
      <w:r>
        <w:rPr>
          <w:sz w:val="20"/>
        </w:rPr>
        <w:t>by</w:t>
      </w:r>
      <w:r>
        <w:rPr>
          <w:spacing w:val="-3"/>
          <w:sz w:val="20"/>
        </w:rPr>
        <w:t xml:space="preserve"> </w:t>
      </w:r>
      <w:r>
        <w:rPr>
          <w:sz w:val="20"/>
        </w:rPr>
        <w:t>this</w:t>
      </w:r>
      <w:r>
        <w:rPr>
          <w:spacing w:val="-3"/>
          <w:sz w:val="20"/>
        </w:rPr>
        <w:t xml:space="preserve"> </w:t>
      </w:r>
      <w:r>
        <w:rPr>
          <w:sz w:val="20"/>
        </w:rPr>
        <w:t>Agreement</w:t>
      </w:r>
      <w:r>
        <w:rPr>
          <w:spacing w:val="-2"/>
          <w:sz w:val="20"/>
        </w:rPr>
        <w:t xml:space="preserve"> </w:t>
      </w:r>
      <w:r>
        <w:rPr>
          <w:sz w:val="20"/>
        </w:rPr>
        <w:t>in</w:t>
      </w:r>
      <w:r>
        <w:rPr>
          <w:spacing w:val="-1"/>
          <w:sz w:val="20"/>
        </w:rPr>
        <w:t xml:space="preserve"> </w:t>
      </w:r>
      <w:r>
        <w:rPr>
          <w:sz w:val="20"/>
        </w:rPr>
        <w:t>accordance</w:t>
      </w:r>
      <w:r>
        <w:rPr>
          <w:spacing w:val="-2"/>
          <w:sz w:val="20"/>
        </w:rPr>
        <w:t xml:space="preserve"> </w:t>
      </w:r>
      <w:r>
        <w:rPr>
          <w:sz w:val="20"/>
        </w:rPr>
        <w:t>with</w:t>
      </w:r>
      <w:r>
        <w:rPr>
          <w:spacing w:val="-1"/>
          <w:sz w:val="20"/>
        </w:rPr>
        <w:t xml:space="preserve"> </w:t>
      </w:r>
      <w:r>
        <w:rPr>
          <w:sz w:val="20"/>
        </w:rPr>
        <w:t>its</w:t>
      </w:r>
      <w:r>
        <w:rPr>
          <w:spacing w:val="-3"/>
          <w:sz w:val="20"/>
        </w:rPr>
        <w:t xml:space="preserve"> </w:t>
      </w:r>
      <w:r>
        <w:rPr>
          <w:sz w:val="20"/>
        </w:rPr>
        <w:t>terms.</w:t>
      </w:r>
      <w:r>
        <w:rPr>
          <w:spacing w:val="40"/>
          <w:sz w:val="20"/>
        </w:rPr>
        <w:t xml:space="preserve"> </w:t>
      </w:r>
      <w:r>
        <w:rPr>
          <w:sz w:val="20"/>
        </w:rPr>
        <w:t>Further,</w:t>
      </w:r>
      <w:r>
        <w:rPr>
          <w:spacing w:val="-4"/>
          <w:sz w:val="20"/>
        </w:rPr>
        <w:t xml:space="preserve"> </w:t>
      </w:r>
      <w:r>
        <w:rPr>
          <w:sz w:val="20"/>
        </w:rPr>
        <w:t>upon any</w:t>
      </w:r>
      <w:r>
        <w:rPr>
          <w:spacing w:val="-1"/>
          <w:sz w:val="20"/>
        </w:rPr>
        <w:t xml:space="preserve"> </w:t>
      </w:r>
      <w:r>
        <w:rPr>
          <w:sz w:val="20"/>
        </w:rPr>
        <w:t>termination</w:t>
      </w:r>
      <w:r>
        <w:rPr>
          <w:spacing w:val="-1"/>
          <w:sz w:val="20"/>
        </w:rPr>
        <w:t xml:space="preserve"> </w:t>
      </w:r>
      <w:r>
        <w:rPr>
          <w:sz w:val="20"/>
        </w:rPr>
        <w:t>of</w:t>
      </w:r>
      <w:r>
        <w:rPr>
          <w:spacing w:val="-3"/>
          <w:sz w:val="20"/>
        </w:rPr>
        <w:t xml:space="preserve"> </w:t>
      </w:r>
      <w:r>
        <w:rPr>
          <w:sz w:val="20"/>
        </w:rPr>
        <w:t>discussions</w:t>
      </w:r>
      <w:r>
        <w:rPr>
          <w:spacing w:val="-2"/>
          <w:sz w:val="20"/>
        </w:rPr>
        <w:t xml:space="preserve"> </w:t>
      </w:r>
      <w:r>
        <w:rPr>
          <w:sz w:val="20"/>
        </w:rPr>
        <w:t>or</w:t>
      </w:r>
      <w:r>
        <w:rPr>
          <w:spacing w:val="-1"/>
          <w:sz w:val="20"/>
        </w:rPr>
        <w:t xml:space="preserve"> </w:t>
      </w:r>
      <w:r>
        <w:rPr>
          <w:sz w:val="20"/>
        </w:rPr>
        <w:t>at</w:t>
      </w:r>
      <w:r>
        <w:rPr>
          <w:spacing w:val="-2"/>
          <w:sz w:val="20"/>
        </w:rPr>
        <w:t xml:space="preserve"> </w:t>
      </w:r>
      <w:r>
        <w:rPr>
          <w:sz w:val="20"/>
        </w:rPr>
        <w:t>Discloser’s</w:t>
      </w:r>
      <w:r>
        <w:rPr>
          <w:spacing w:val="-2"/>
          <w:sz w:val="20"/>
        </w:rPr>
        <w:t xml:space="preserve"> </w:t>
      </w:r>
      <w:r>
        <w:rPr>
          <w:sz w:val="20"/>
        </w:rPr>
        <w:t>request,</w:t>
      </w:r>
      <w:r>
        <w:rPr>
          <w:spacing w:val="-1"/>
          <w:sz w:val="20"/>
        </w:rPr>
        <w:t xml:space="preserve"> </w:t>
      </w:r>
      <w:r>
        <w:rPr>
          <w:sz w:val="20"/>
        </w:rPr>
        <w:t>Recipient</w:t>
      </w:r>
      <w:r>
        <w:rPr>
          <w:spacing w:val="-2"/>
          <w:sz w:val="20"/>
        </w:rPr>
        <w:t xml:space="preserve"> </w:t>
      </w:r>
      <w:r>
        <w:rPr>
          <w:sz w:val="20"/>
        </w:rPr>
        <w:t>shall</w:t>
      </w:r>
      <w:r>
        <w:rPr>
          <w:spacing w:val="-2"/>
          <w:sz w:val="20"/>
        </w:rPr>
        <w:t xml:space="preserve"> </w:t>
      </w:r>
      <w:r>
        <w:rPr>
          <w:sz w:val="20"/>
        </w:rPr>
        <w:t>no</w:t>
      </w:r>
      <w:r>
        <w:rPr>
          <w:spacing w:val="-1"/>
          <w:sz w:val="20"/>
        </w:rPr>
        <w:t xml:space="preserve"> </w:t>
      </w:r>
      <w:r>
        <w:rPr>
          <w:sz w:val="20"/>
        </w:rPr>
        <w:t>longer</w:t>
      </w:r>
      <w:r>
        <w:rPr>
          <w:spacing w:val="-3"/>
          <w:sz w:val="20"/>
        </w:rPr>
        <w:t xml:space="preserve"> </w:t>
      </w:r>
      <w:r>
        <w:rPr>
          <w:sz w:val="20"/>
        </w:rPr>
        <w:t>use</w:t>
      </w:r>
      <w:r>
        <w:rPr>
          <w:spacing w:val="-2"/>
          <w:sz w:val="20"/>
        </w:rPr>
        <w:t xml:space="preserve"> </w:t>
      </w:r>
      <w:r>
        <w:rPr>
          <w:sz w:val="20"/>
        </w:rPr>
        <w:t>such</w:t>
      </w:r>
      <w:r>
        <w:rPr>
          <w:spacing w:val="-2"/>
          <w:sz w:val="20"/>
        </w:rPr>
        <w:t xml:space="preserve"> </w:t>
      </w:r>
      <w:r>
        <w:rPr>
          <w:sz w:val="20"/>
        </w:rPr>
        <w:t>Confidential</w:t>
      </w:r>
      <w:r>
        <w:rPr>
          <w:spacing w:val="-2"/>
          <w:sz w:val="20"/>
        </w:rPr>
        <w:t xml:space="preserve"> </w:t>
      </w:r>
      <w:r>
        <w:rPr>
          <w:sz w:val="20"/>
        </w:rPr>
        <w:t>Information in any way for any purpose.</w:t>
      </w:r>
    </w:p>
    <w:p w14:paraId="3B4D5CFC" w14:textId="77777777" w:rsidR="00E244A4" w:rsidRDefault="00E244A4">
      <w:pPr>
        <w:pStyle w:val="BodyText"/>
        <w:spacing w:before="10"/>
      </w:pPr>
    </w:p>
    <w:p w14:paraId="3B4D5CFD" w14:textId="77777777" w:rsidR="00E244A4" w:rsidRDefault="00041697">
      <w:pPr>
        <w:pStyle w:val="ListParagraph"/>
        <w:numPr>
          <w:ilvl w:val="0"/>
          <w:numId w:val="1"/>
        </w:numPr>
        <w:tabs>
          <w:tab w:val="left" w:pos="838"/>
        </w:tabs>
        <w:ind w:left="119" w:right="354" w:firstLine="360"/>
        <w:jc w:val="both"/>
        <w:rPr>
          <w:sz w:val="20"/>
        </w:rPr>
      </w:pPr>
      <w:r>
        <w:rPr>
          <w:sz w:val="20"/>
          <w:u w:val="single"/>
        </w:rPr>
        <w:t>Continuing</w:t>
      </w:r>
      <w:r>
        <w:rPr>
          <w:spacing w:val="-2"/>
          <w:sz w:val="20"/>
          <w:u w:val="single"/>
        </w:rPr>
        <w:t xml:space="preserve"> </w:t>
      </w:r>
      <w:r>
        <w:rPr>
          <w:sz w:val="20"/>
          <w:u w:val="single"/>
        </w:rPr>
        <w:t>Nondisclosure</w:t>
      </w:r>
      <w:r>
        <w:rPr>
          <w:spacing w:val="-3"/>
          <w:sz w:val="20"/>
          <w:u w:val="single"/>
        </w:rPr>
        <w:t xml:space="preserve"> </w:t>
      </w:r>
      <w:r>
        <w:rPr>
          <w:sz w:val="20"/>
          <w:u w:val="single"/>
        </w:rPr>
        <w:t>and</w:t>
      </w:r>
      <w:r>
        <w:rPr>
          <w:spacing w:val="-4"/>
          <w:sz w:val="20"/>
          <w:u w:val="single"/>
        </w:rPr>
        <w:t xml:space="preserve"> </w:t>
      </w:r>
      <w:r>
        <w:rPr>
          <w:sz w:val="20"/>
          <w:u w:val="single"/>
        </w:rPr>
        <w:t>Confidentiality</w:t>
      </w:r>
      <w:r>
        <w:rPr>
          <w:spacing w:val="-2"/>
          <w:sz w:val="20"/>
          <w:u w:val="single"/>
        </w:rPr>
        <w:t xml:space="preserve"> </w:t>
      </w:r>
      <w:r>
        <w:rPr>
          <w:sz w:val="20"/>
          <w:u w:val="single"/>
        </w:rPr>
        <w:t>Obligation</w:t>
      </w:r>
      <w:r>
        <w:rPr>
          <w:sz w:val="20"/>
        </w:rPr>
        <w:t>.</w:t>
      </w:r>
      <w:r>
        <w:rPr>
          <w:spacing w:val="40"/>
          <w:sz w:val="20"/>
        </w:rPr>
        <w:t xml:space="preserve"> </w:t>
      </w:r>
      <w:r>
        <w:rPr>
          <w:sz w:val="20"/>
        </w:rPr>
        <w:t>Whether</w:t>
      </w:r>
      <w:r>
        <w:rPr>
          <w:spacing w:val="-2"/>
          <w:sz w:val="20"/>
        </w:rPr>
        <w:t xml:space="preserve"> </w:t>
      </w:r>
      <w:r>
        <w:rPr>
          <w:sz w:val="20"/>
        </w:rPr>
        <w:t>or</w:t>
      </w:r>
      <w:r>
        <w:rPr>
          <w:spacing w:val="-2"/>
          <w:sz w:val="20"/>
        </w:rPr>
        <w:t xml:space="preserve"> </w:t>
      </w:r>
      <w:r>
        <w:rPr>
          <w:sz w:val="20"/>
        </w:rPr>
        <w:t>not</w:t>
      </w:r>
      <w:r>
        <w:rPr>
          <w:spacing w:val="-3"/>
          <w:sz w:val="20"/>
        </w:rPr>
        <w:t xml:space="preserve"> </w:t>
      </w:r>
      <w:r>
        <w:rPr>
          <w:sz w:val="20"/>
        </w:rPr>
        <w:t>Recipient</w:t>
      </w:r>
      <w:r>
        <w:rPr>
          <w:spacing w:val="-3"/>
          <w:sz w:val="20"/>
        </w:rPr>
        <w:t xml:space="preserve"> </w:t>
      </w:r>
      <w:r>
        <w:rPr>
          <w:sz w:val="20"/>
        </w:rPr>
        <w:t>and</w:t>
      </w:r>
      <w:r>
        <w:rPr>
          <w:spacing w:val="-4"/>
          <w:sz w:val="20"/>
        </w:rPr>
        <w:t xml:space="preserve"> </w:t>
      </w:r>
      <w:r>
        <w:rPr>
          <w:sz w:val="20"/>
        </w:rPr>
        <w:t>Discloser</w:t>
      </w:r>
      <w:r>
        <w:rPr>
          <w:spacing w:val="-2"/>
          <w:sz w:val="20"/>
        </w:rPr>
        <w:t xml:space="preserve"> </w:t>
      </w:r>
      <w:r>
        <w:rPr>
          <w:sz w:val="20"/>
        </w:rPr>
        <w:t>enter into or continue a</w:t>
      </w:r>
      <w:r>
        <w:rPr>
          <w:spacing w:val="-1"/>
          <w:sz w:val="20"/>
        </w:rPr>
        <w:t xml:space="preserve"> </w:t>
      </w:r>
      <w:r>
        <w:rPr>
          <w:sz w:val="20"/>
        </w:rPr>
        <w:t>business relationship, the covenants pertaining to confidentiality, nondisclosure and non-use in this</w:t>
      </w:r>
      <w:r>
        <w:rPr>
          <w:spacing w:val="-1"/>
          <w:sz w:val="20"/>
        </w:rPr>
        <w:t xml:space="preserve"> </w:t>
      </w:r>
      <w:r>
        <w:rPr>
          <w:sz w:val="20"/>
        </w:rPr>
        <w:t>Agreement shall nevertheless</w:t>
      </w:r>
      <w:r>
        <w:rPr>
          <w:spacing w:val="-1"/>
          <w:sz w:val="20"/>
        </w:rPr>
        <w:t xml:space="preserve"> </w:t>
      </w:r>
      <w:r>
        <w:rPr>
          <w:sz w:val="20"/>
        </w:rPr>
        <w:t>remain in full force for the</w:t>
      </w:r>
      <w:r>
        <w:rPr>
          <w:spacing w:val="-2"/>
          <w:sz w:val="20"/>
        </w:rPr>
        <w:t xml:space="preserve"> </w:t>
      </w:r>
      <w:r>
        <w:rPr>
          <w:sz w:val="20"/>
        </w:rPr>
        <w:t>full term of and</w:t>
      </w:r>
      <w:r>
        <w:rPr>
          <w:spacing w:val="-1"/>
          <w:sz w:val="20"/>
        </w:rPr>
        <w:t xml:space="preserve"> </w:t>
      </w:r>
      <w:r>
        <w:rPr>
          <w:sz w:val="20"/>
        </w:rPr>
        <w:t>in accordance</w:t>
      </w:r>
      <w:r>
        <w:rPr>
          <w:spacing w:val="-2"/>
          <w:sz w:val="20"/>
        </w:rPr>
        <w:t xml:space="preserve"> </w:t>
      </w:r>
      <w:r>
        <w:rPr>
          <w:sz w:val="20"/>
        </w:rPr>
        <w:t>with this</w:t>
      </w:r>
      <w:r>
        <w:rPr>
          <w:spacing w:val="-1"/>
          <w:sz w:val="20"/>
        </w:rPr>
        <w:t xml:space="preserve"> </w:t>
      </w:r>
      <w:r>
        <w:rPr>
          <w:sz w:val="20"/>
        </w:rPr>
        <w:t>Agreement, unless</w:t>
      </w:r>
      <w:r>
        <w:rPr>
          <w:spacing w:val="-2"/>
          <w:sz w:val="20"/>
        </w:rPr>
        <w:t xml:space="preserve"> </w:t>
      </w:r>
      <w:r>
        <w:rPr>
          <w:sz w:val="20"/>
        </w:rPr>
        <w:t>and until</w:t>
      </w:r>
      <w:r>
        <w:rPr>
          <w:spacing w:val="-1"/>
          <w:sz w:val="20"/>
        </w:rPr>
        <w:t xml:space="preserve"> </w:t>
      </w:r>
      <w:r>
        <w:rPr>
          <w:sz w:val="20"/>
        </w:rPr>
        <w:t>Discloser specifically agrees</w:t>
      </w:r>
      <w:r>
        <w:rPr>
          <w:spacing w:val="-2"/>
          <w:sz w:val="20"/>
        </w:rPr>
        <w:t xml:space="preserve"> </w:t>
      </w:r>
      <w:r>
        <w:rPr>
          <w:sz w:val="20"/>
        </w:rPr>
        <w:t>in writing to</w:t>
      </w:r>
      <w:r>
        <w:rPr>
          <w:spacing w:val="-2"/>
          <w:sz w:val="20"/>
        </w:rPr>
        <w:t xml:space="preserve"> </w:t>
      </w:r>
      <w:r>
        <w:rPr>
          <w:sz w:val="20"/>
        </w:rPr>
        <w:t>release</w:t>
      </w:r>
      <w:r>
        <w:rPr>
          <w:spacing w:val="-1"/>
          <w:sz w:val="20"/>
        </w:rPr>
        <w:t xml:space="preserve"> </w:t>
      </w:r>
      <w:r>
        <w:rPr>
          <w:sz w:val="20"/>
        </w:rPr>
        <w:t>all</w:t>
      </w:r>
      <w:r>
        <w:rPr>
          <w:spacing w:val="-1"/>
          <w:sz w:val="20"/>
        </w:rPr>
        <w:t xml:space="preserve"> </w:t>
      </w:r>
      <w:r>
        <w:rPr>
          <w:sz w:val="20"/>
        </w:rPr>
        <w:t>or part</w:t>
      </w:r>
      <w:r>
        <w:rPr>
          <w:spacing w:val="-1"/>
          <w:sz w:val="20"/>
        </w:rPr>
        <w:t xml:space="preserve"> </w:t>
      </w:r>
      <w:r>
        <w:rPr>
          <w:sz w:val="20"/>
        </w:rPr>
        <w:t>of</w:t>
      </w:r>
      <w:r>
        <w:rPr>
          <w:spacing w:val="-3"/>
          <w:sz w:val="20"/>
        </w:rPr>
        <w:t xml:space="preserve"> </w:t>
      </w:r>
      <w:r>
        <w:rPr>
          <w:sz w:val="20"/>
        </w:rPr>
        <w:t>the</w:t>
      </w:r>
      <w:r>
        <w:rPr>
          <w:spacing w:val="-1"/>
          <w:sz w:val="20"/>
        </w:rPr>
        <w:t xml:space="preserve"> </w:t>
      </w:r>
      <w:r>
        <w:rPr>
          <w:sz w:val="20"/>
        </w:rPr>
        <w:t>Confidential</w:t>
      </w:r>
      <w:r>
        <w:rPr>
          <w:spacing w:val="-1"/>
          <w:sz w:val="20"/>
        </w:rPr>
        <w:t xml:space="preserve"> </w:t>
      </w:r>
      <w:r>
        <w:rPr>
          <w:sz w:val="20"/>
        </w:rPr>
        <w:t>Information from the confidential restrictions imposed by this Agreement.</w:t>
      </w:r>
    </w:p>
    <w:p w14:paraId="3B4D5CFE" w14:textId="77777777" w:rsidR="00E244A4" w:rsidRDefault="00E244A4">
      <w:pPr>
        <w:pStyle w:val="BodyText"/>
        <w:spacing w:before="10"/>
      </w:pPr>
    </w:p>
    <w:p w14:paraId="3B4D5CFF" w14:textId="77777777" w:rsidR="00E244A4" w:rsidRDefault="00041697">
      <w:pPr>
        <w:pStyle w:val="ListParagraph"/>
        <w:numPr>
          <w:ilvl w:val="0"/>
          <w:numId w:val="1"/>
        </w:numPr>
        <w:tabs>
          <w:tab w:val="left" w:pos="839"/>
        </w:tabs>
        <w:ind w:left="119" w:right="100" w:firstLine="360"/>
        <w:rPr>
          <w:sz w:val="20"/>
        </w:rPr>
      </w:pPr>
      <w:r>
        <w:rPr>
          <w:sz w:val="20"/>
          <w:u w:val="single"/>
        </w:rPr>
        <w:t>No Other Obligations</w:t>
      </w:r>
      <w:r>
        <w:rPr>
          <w:sz w:val="20"/>
        </w:rPr>
        <w:t>.</w:t>
      </w:r>
      <w:r>
        <w:rPr>
          <w:spacing w:val="40"/>
          <w:sz w:val="20"/>
        </w:rPr>
        <w:t xml:space="preserve"> </w:t>
      </w:r>
      <w:r>
        <w:rPr>
          <w:sz w:val="20"/>
        </w:rPr>
        <w:t>This Agreement imposes no obligation on either party to disclose Confidential Information or to purchase, sell, license, transfer or otherwise make use of any technology, service or products or to enter into any other agreements or business relationship.</w:t>
      </w:r>
      <w:r>
        <w:rPr>
          <w:spacing w:val="40"/>
          <w:sz w:val="20"/>
        </w:rPr>
        <w:t xml:space="preserve"> </w:t>
      </w:r>
      <w:r>
        <w:rPr>
          <w:sz w:val="20"/>
        </w:rPr>
        <w:t>No party acquires intellectual property or licenses under this Agreement (other than the right to use trade secrets within the Confidential Information for the Permitted Purpose as set forth herein).</w:t>
      </w:r>
      <w:r>
        <w:rPr>
          <w:spacing w:val="40"/>
          <w:sz w:val="20"/>
        </w:rPr>
        <w:t xml:space="preserve"> </w:t>
      </w:r>
      <w:r>
        <w:rPr>
          <w:sz w:val="20"/>
        </w:rPr>
        <w:t>Subject to the obligations of this Agreement, no party shall be precluded from independently</w:t>
      </w:r>
      <w:r>
        <w:rPr>
          <w:spacing w:val="-2"/>
          <w:sz w:val="20"/>
        </w:rPr>
        <w:t xml:space="preserve"> </w:t>
      </w:r>
      <w:r>
        <w:rPr>
          <w:sz w:val="20"/>
        </w:rPr>
        <w:t>developing</w:t>
      </w:r>
      <w:r>
        <w:rPr>
          <w:spacing w:val="-2"/>
          <w:sz w:val="20"/>
        </w:rPr>
        <w:t xml:space="preserve"> </w:t>
      </w:r>
      <w:r>
        <w:rPr>
          <w:sz w:val="20"/>
        </w:rPr>
        <w:t>technology</w:t>
      </w:r>
      <w:r>
        <w:rPr>
          <w:spacing w:val="-4"/>
          <w:sz w:val="20"/>
        </w:rPr>
        <w:t xml:space="preserve"> </w:t>
      </w:r>
      <w:r>
        <w:rPr>
          <w:sz w:val="20"/>
        </w:rPr>
        <w:t>or</w:t>
      </w:r>
      <w:r>
        <w:rPr>
          <w:spacing w:val="-5"/>
          <w:sz w:val="20"/>
        </w:rPr>
        <w:t xml:space="preserve"> </w:t>
      </w:r>
      <w:r>
        <w:rPr>
          <w:sz w:val="20"/>
        </w:rPr>
        <w:t>pursuing</w:t>
      </w:r>
      <w:r>
        <w:rPr>
          <w:spacing w:val="-2"/>
          <w:sz w:val="20"/>
        </w:rPr>
        <w:t xml:space="preserve"> </w:t>
      </w:r>
      <w:r>
        <w:rPr>
          <w:sz w:val="20"/>
        </w:rPr>
        <w:t>business</w:t>
      </w:r>
      <w:r>
        <w:rPr>
          <w:spacing w:val="-4"/>
          <w:sz w:val="20"/>
        </w:rPr>
        <w:t xml:space="preserve"> </w:t>
      </w:r>
      <w:r>
        <w:rPr>
          <w:sz w:val="20"/>
        </w:rPr>
        <w:t>opportunities</w:t>
      </w:r>
      <w:r>
        <w:rPr>
          <w:spacing w:val="-4"/>
          <w:sz w:val="20"/>
        </w:rPr>
        <w:t xml:space="preserve"> </w:t>
      </w:r>
      <w:r>
        <w:rPr>
          <w:sz w:val="20"/>
        </w:rPr>
        <w:t>similar</w:t>
      </w:r>
      <w:r>
        <w:rPr>
          <w:spacing w:val="-2"/>
          <w:sz w:val="20"/>
        </w:rPr>
        <w:t xml:space="preserve"> </w:t>
      </w:r>
      <w:r>
        <w:rPr>
          <w:sz w:val="20"/>
        </w:rPr>
        <w:t>to</w:t>
      </w:r>
      <w:r>
        <w:rPr>
          <w:spacing w:val="-2"/>
          <w:sz w:val="20"/>
        </w:rPr>
        <w:t xml:space="preserve"> </w:t>
      </w:r>
      <w:r>
        <w:rPr>
          <w:sz w:val="20"/>
        </w:rPr>
        <w:t>those</w:t>
      </w:r>
      <w:r>
        <w:rPr>
          <w:spacing w:val="-3"/>
          <w:sz w:val="20"/>
        </w:rPr>
        <w:t xml:space="preserve"> </w:t>
      </w:r>
      <w:r>
        <w:rPr>
          <w:sz w:val="20"/>
        </w:rPr>
        <w:t>covered</w:t>
      </w:r>
      <w:r>
        <w:rPr>
          <w:spacing w:val="-4"/>
          <w:sz w:val="20"/>
        </w:rPr>
        <w:t xml:space="preserve"> </w:t>
      </w:r>
      <w:r>
        <w:rPr>
          <w:sz w:val="20"/>
        </w:rPr>
        <w:t>by</w:t>
      </w:r>
      <w:r>
        <w:rPr>
          <w:spacing w:val="-2"/>
          <w:sz w:val="20"/>
        </w:rPr>
        <w:t xml:space="preserve"> </w:t>
      </w:r>
      <w:r>
        <w:rPr>
          <w:sz w:val="20"/>
        </w:rPr>
        <w:t>this</w:t>
      </w:r>
      <w:r>
        <w:rPr>
          <w:spacing w:val="-4"/>
          <w:sz w:val="20"/>
        </w:rPr>
        <w:t xml:space="preserve"> </w:t>
      </w:r>
      <w:r>
        <w:rPr>
          <w:sz w:val="20"/>
        </w:rPr>
        <w:t>Agreement. This Agreement does not establish a partnership, agency, broker relationship, joint venture or similar relationship, nor does it obligate any Party to enter into such a relationship.</w:t>
      </w:r>
      <w:r>
        <w:rPr>
          <w:spacing w:val="40"/>
          <w:sz w:val="20"/>
        </w:rPr>
        <w:t xml:space="preserve"> </w:t>
      </w:r>
      <w:r>
        <w:rPr>
          <w:sz w:val="20"/>
        </w:rPr>
        <w:t>Recipient understands and</w:t>
      </w:r>
      <w:r>
        <w:rPr>
          <w:spacing w:val="-1"/>
          <w:sz w:val="20"/>
        </w:rPr>
        <w:t xml:space="preserve"> </w:t>
      </w:r>
      <w:r>
        <w:rPr>
          <w:sz w:val="20"/>
        </w:rPr>
        <w:t>agrees that no contract or agreement providing for any transaction related to the Permitted Purpose involving the Parties shall be deemed to exist unless and until a definitive agreement has been executed and delivered.</w:t>
      </w:r>
      <w:r>
        <w:rPr>
          <w:spacing w:val="40"/>
          <w:sz w:val="20"/>
        </w:rPr>
        <w:t xml:space="preserve"> </w:t>
      </w:r>
      <w:r>
        <w:rPr>
          <w:sz w:val="20"/>
        </w:rPr>
        <w:t>Prior to such execution and delivery, either Party may voluntarily withdraw for any reason from discussions with the other Party; provided, however,</w:t>
      </w:r>
    </w:p>
    <w:p w14:paraId="3B4D5D00" w14:textId="77777777" w:rsidR="00E244A4" w:rsidRDefault="00E244A4">
      <w:pPr>
        <w:rPr>
          <w:sz w:val="20"/>
        </w:rPr>
        <w:sectPr w:rsidR="00E244A4">
          <w:pgSz w:w="12240" w:h="15840"/>
          <w:pgMar w:top="1340" w:right="1340" w:bottom="900" w:left="1320" w:header="182" w:footer="710" w:gutter="0"/>
          <w:cols w:space="720"/>
        </w:sectPr>
      </w:pPr>
    </w:p>
    <w:p w14:paraId="3B4D5D01" w14:textId="77777777" w:rsidR="00E244A4" w:rsidRDefault="00041697">
      <w:pPr>
        <w:pStyle w:val="BodyText"/>
        <w:spacing w:before="80"/>
        <w:ind w:left="119" w:right="112"/>
      </w:pPr>
      <w:r>
        <w:lastRenderedPageBreak/>
        <w:t>Recipient</w:t>
      </w:r>
      <w:r>
        <w:rPr>
          <w:spacing w:val="-3"/>
        </w:rPr>
        <w:t xml:space="preserve"> </w:t>
      </w:r>
      <w:r>
        <w:t>shall</w:t>
      </w:r>
      <w:r>
        <w:rPr>
          <w:spacing w:val="-3"/>
        </w:rPr>
        <w:t xml:space="preserve"> </w:t>
      </w:r>
      <w:r>
        <w:t>remain</w:t>
      </w:r>
      <w:r>
        <w:rPr>
          <w:spacing w:val="-2"/>
        </w:rPr>
        <w:t xml:space="preserve"> </w:t>
      </w:r>
      <w:r>
        <w:t>subject</w:t>
      </w:r>
      <w:r>
        <w:rPr>
          <w:spacing w:val="-3"/>
        </w:rPr>
        <w:t xml:space="preserve"> </w:t>
      </w:r>
      <w:r>
        <w:t>to</w:t>
      </w:r>
      <w:r>
        <w:rPr>
          <w:spacing w:val="-2"/>
        </w:rPr>
        <w:t xml:space="preserve"> </w:t>
      </w:r>
      <w:r>
        <w:t>the</w:t>
      </w:r>
      <w:r>
        <w:rPr>
          <w:spacing w:val="-3"/>
        </w:rPr>
        <w:t xml:space="preserve"> </w:t>
      </w:r>
      <w:r>
        <w:t>confidentiality,</w:t>
      </w:r>
      <w:r>
        <w:rPr>
          <w:spacing w:val="-5"/>
        </w:rPr>
        <w:t xml:space="preserve"> </w:t>
      </w:r>
      <w:r>
        <w:t>nondisclosure</w:t>
      </w:r>
      <w:r>
        <w:rPr>
          <w:spacing w:val="-3"/>
        </w:rPr>
        <w:t xml:space="preserve"> </w:t>
      </w:r>
      <w:r>
        <w:t>and</w:t>
      </w:r>
      <w:r>
        <w:rPr>
          <w:spacing w:val="-4"/>
        </w:rPr>
        <w:t xml:space="preserve"> </w:t>
      </w:r>
      <w:r>
        <w:t>non-use</w:t>
      </w:r>
      <w:r>
        <w:rPr>
          <w:spacing w:val="-3"/>
        </w:rPr>
        <w:t xml:space="preserve"> </w:t>
      </w:r>
      <w:r>
        <w:t>obligations</w:t>
      </w:r>
      <w:r>
        <w:rPr>
          <w:spacing w:val="-4"/>
        </w:rPr>
        <w:t xml:space="preserve"> </w:t>
      </w:r>
      <w:r>
        <w:t>set</w:t>
      </w:r>
      <w:r>
        <w:rPr>
          <w:spacing w:val="-3"/>
        </w:rPr>
        <w:t xml:space="preserve"> </w:t>
      </w:r>
      <w:r>
        <w:t>forth</w:t>
      </w:r>
      <w:r>
        <w:rPr>
          <w:spacing w:val="-2"/>
        </w:rPr>
        <w:t xml:space="preserve"> </w:t>
      </w:r>
      <w:r>
        <w:t>in</w:t>
      </w:r>
      <w:r>
        <w:rPr>
          <w:spacing w:val="-2"/>
        </w:rPr>
        <w:t xml:space="preserve"> </w:t>
      </w:r>
      <w:r>
        <w:t xml:space="preserve">this </w:t>
      </w:r>
      <w:r>
        <w:rPr>
          <w:spacing w:val="-2"/>
        </w:rPr>
        <w:t>Agreement.</w:t>
      </w:r>
    </w:p>
    <w:p w14:paraId="3B4D5D02" w14:textId="77777777" w:rsidR="00E244A4" w:rsidRDefault="00E244A4">
      <w:pPr>
        <w:pStyle w:val="BodyText"/>
        <w:spacing w:before="11"/>
      </w:pPr>
    </w:p>
    <w:p w14:paraId="3B4D5D03" w14:textId="77777777" w:rsidR="00E244A4" w:rsidRDefault="00041697">
      <w:pPr>
        <w:pStyle w:val="ListParagraph"/>
        <w:numPr>
          <w:ilvl w:val="0"/>
          <w:numId w:val="1"/>
        </w:numPr>
        <w:tabs>
          <w:tab w:val="left" w:pos="839"/>
        </w:tabs>
        <w:ind w:left="839" w:hanging="359"/>
        <w:rPr>
          <w:sz w:val="20"/>
        </w:rPr>
      </w:pPr>
      <w:r>
        <w:rPr>
          <w:spacing w:val="-2"/>
          <w:sz w:val="20"/>
          <w:u w:val="single"/>
        </w:rPr>
        <w:t>Miscellaneous</w:t>
      </w:r>
      <w:r>
        <w:rPr>
          <w:spacing w:val="-2"/>
          <w:sz w:val="20"/>
        </w:rPr>
        <w:t>.</w:t>
      </w:r>
    </w:p>
    <w:p w14:paraId="3B4D5D04" w14:textId="77777777" w:rsidR="00E244A4" w:rsidRDefault="00E244A4">
      <w:pPr>
        <w:pStyle w:val="BodyText"/>
        <w:spacing w:before="8"/>
      </w:pPr>
    </w:p>
    <w:p w14:paraId="3B4D5D05" w14:textId="77777777" w:rsidR="00E244A4" w:rsidRDefault="00041697">
      <w:pPr>
        <w:pStyle w:val="ListParagraph"/>
        <w:numPr>
          <w:ilvl w:val="1"/>
          <w:numId w:val="1"/>
        </w:numPr>
        <w:tabs>
          <w:tab w:val="left" w:pos="1559"/>
        </w:tabs>
        <w:ind w:right="401" w:firstLine="720"/>
        <w:rPr>
          <w:sz w:val="20"/>
        </w:rPr>
      </w:pPr>
      <w:r>
        <w:rPr>
          <w:sz w:val="20"/>
          <w:u w:val="single"/>
        </w:rPr>
        <w:t>No</w:t>
      </w:r>
      <w:r>
        <w:rPr>
          <w:spacing w:val="-2"/>
          <w:sz w:val="20"/>
          <w:u w:val="single"/>
        </w:rPr>
        <w:t xml:space="preserve"> </w:t>
      </w:r>
      <w:r>
        <w:rPr>
          <w:sz w:val="20"/>
          <w:u w:val="single"/>
        </w:rPr>
        <w:t>Publicity</w:t>
      </w:r>
      <w:r>
        <w:rPr>
          <w:sz w:val="20"/>
        </w:rPr>
        <w:t>.</w:t>
      </w:r>
      <w:r>
        <w:rPr>
          <w:spacing w:val="40"/>
          <w:sz w:val="20"/>
        </w:rPr>
        <w:t xml:space="preserve"> </w:t>
      </w:r>
      <w:r>
        <w:rPr>
          <w:sz w:val="20"/>
        </w:rPr>
        <w:t>Except</w:t>
      </w:r>
      <w:r>
        <w:rPr>
          <w:spacing w:val="-3"/>
          <w:sz w:val="20"/>
        </w:rPr>
        <w:t xml:space="preserve"> </w:t>
      </w:r>
      <w:r>
        <w:rPr>
          <w:sz w:val="20"/>
        </w:rPr>
        <w:t>as</w:t>
      </w:r>
      <w:r>
        <w:rPr>
          <w:spacing w:val="-4"/>
          <w:sz w:val="20"/>
        </w:rPr>
        <w:t xml:space="preserve"> </w:t>
      </w:r>
      <w:r>
        <w:rPr>
          <w:sz w:val="20"/>
        </w:rPr>
        <w:t>expressly</w:t>
      </w:r>
      <w:r>
        <w:rPr>
          <w:spacing w:val="-2"/>
          <w:sz w:val="20"/>
        </w:rPr>
        <w:t xml:space="preserve"> </w:t>
      </w:r>
      <w:r>
        <w:rPr>
          <w:sz w:val="20"/>
        </w:rPr>
        <w:t>authorized</w:t>
      </w:r>
      <w:r>
        <w:rPr>
          <w:spacing w:val="-2"/>
          <w:sz w:val="20"/>
        </w:rPr>
        <w:t xml:space="preserve"> </w:t>
      </w:r>
      <w:r>
        <w:rPr>
          <w:sz w:val="20"/>
        </w:rPr>
        <w:t>in</w:t>
      </w:r>
      <w:r>
        <w:rPr>
          <w:spacing w:val="-2"/>
          <w:sz w:val="20"/>
        </w:rPr>
        <w:t xml:space="preserve"> </w:t>
      </w:r>
      <w:r>
        <w:rPr>
          <w:sz w:val="20"/>
        </w:rPr>
        <w:t>Section</w:t>
      </w:r>
      <w:r>
        <w:rPr>
          <w:spacing w:val="-4"/>
          <w:sz w:val="20"/>
        </w:rPr>
        <w:t xml:space="preserve"> </w:t>
      </w:r>
      <w:r>
        <w:rPr>
          <w:sz w:val="20"/>
        </w:rPr>
        <w:t>3</w:t>
      </w:r>
      <w:r>
        <w:rPr>
          <w:spacing w:val="-2"/>
          <w:sz w:val="20"/>
        </w:rPr>
        <w:t xml:space="preserve"> </w:t>
      </w:r>
      <w:r>
        <w:rPr>
          <w:sz w:val="20"/>
        </w:rPr>
        <w:t>above,</w:t>
      </w:r>
      <w:r>
        <w:rPr>
          <w:spacing w:val="-2"/>
          <w:sz w:val="20"/>
        </w:rPr>
        <w:t xml:space="preserve"> </w:t>
      </w:r>
      <w:r>
        <w:rPr>
          <w:sz w:val="20"/>
        </w:rPr>
        <w:t>neither</w:t>
      </w:r>
      <w:r>
        <w:rPr>
          <w:spacing w:val="-2"/>
          <w:sz w:val="20"/>
        </w:rPr>
        <w:t xml:space="preserve"> </w:t>
      </w:r>
      <w:r>
        <w:rPr>
          <w:sz w:val="20"/>
        </w:rPr>
        <w:t>party</w:t>
      </w:r>
      <w:r>
        <w:rPr>
          <w:spacing w:val="-2"/>
          <w:sz w:val="20"/>
        </w:rPr>
        <w:t xml:space="preserve"> </w:t>
      </w:r>
      <w:r>
        <w:rPr>
          <w:sz w:val="20"/>
        </w:rPr>
        <w:t>shall</w:t>
      </w:r>
      <w:r>
        <w:rPr>
          <w:spacing w:val="-3"/>
          <w:sz w:val="20"/>
        </w:rPr>
        <w:t xml:space="preserve"> </w:t>
      </w:r>
      <w:r>
        <w:rPr>
          <w:sz w:val="20"/>
        </w:rPr>
        <w:t>disclose</w:t>
      </w:r>
      <w:r>
        <w:rPr>
          <w:spacing w:val="-3"/>
          <w:sz w:val="20"/>
        </w:rPr>
        <w:t xml:space="preserve"> </w:t>
      </w:r>
      <w:r>
        <w:rPr>
          <w:sz w:val="20"/>
        </w:rPr>
        <w:t>to any person or entity the fact that Confidential Information has been disclosed, that discussions or negotiations between Discloser and Recipient are taking place, or the status thereof.</w:t>
      </w:r>
    </w:p>
    <w:p w14:paraId="3B4D5D06" w14:textId="77777777" w:rsidR="00E244A4" w:rsidRDefault="00E244A4">
      <w:pPr>
        <w:pStyle w:val="BodyText"/>
        <w:spacing w:before="11"/>
      </w:pPr>
    </w:p>
    <w:p w14:paraId="3B4D5D07" w14:textId="77777777" w:rsidR="00E244A4" w:rsidRDefault="00041697">
      <w:pPr>
        <w:pStyle w:val="ListParagraph"/>
        <w:numPr>
          <w:ilvl w:val="1"/>
          <w:numId w:val="1"/>
        </w:numPr>
        <w:tabs>
          <w:tab w:val="left" w:pos="1559"/>
        </w:tabs>
        <w:spacing w:before="1"/>
        <w:ind w:right="142" w:firstLine="719"/>
        <w:rPr>
          <w:sz w:val="20"/>
        </w:rPr>
      </w:pPr>
      <w:r>
        <w:rPr>
          <w:sz w:val="20"/>
          <w:u w:val="single"/>
        </w:rPr>
        <w:t>Captions</w:t>
      </w:r>
      <w:r>
        <w:rPr>
          <w:sz w:val="20"/>
        </w:rPr>
        <w:t>.</w:t>
      </w:r>
      <w:r>
        <w:rPr>
          <w:spacing w:val="40"/>
          <w:sz w:val="20"/>
        </w:rPr>
        <w:t xml:space="preserve"> </w:t>
      </w:r>
      <w:r>
        <w:rPr>
          <w:sz w:val="20"/>
        </w:rPr>
        <w:t>Captions</w:t>
      </w:r>
      <w:r>
        <w:rPr>
          <w:spacing w:val="-4"/>
          <w:sz w:val="20"/>
        </w:rPr>
        <w:t xml:space="preserve"> </w:t>
      </w:r>
      <w:r>
        <w:rPr>
          <w:sz w:val="20"/>
        </w:rPr>
        <w:t>in</w:t>
      </w:r>
      <w:r>
        <w:rPr>
          <w:spacing w:val="-2"/>
          <w:sz w:val="20"/>
        </w:rPr>
        <w:t xml:space="preserve"> </w:t>
      </w:r>
      <w:r>
        <w:rPr>
          <w:sz w:val="20"/>
        </w:rPr>
        <w:t>this</w:t>
      </w:r>
      <w:r>
        <w:rPr>
          <w:spacing w:val="-4"/>
          <w:sz w:val="20"/>
        </w:rPr>
        <w:t xml:space="preserve"> </w:t>
      </w:r>
      <w:r>
        <w:rPr>
          <w:sz w:val="20"/>
        </w:rPr>
        <w:t>Agreement</w:t>
      </w:r>
      <w:r>
        <w:rPr>
          <w:spacing w:val="-3"/>
          <w:sz w:val="20"/>
        </w:rPr>
        <w:t xml:space="preserve"> </w:t>
      </w:r>
      <w:r>
        <w:rPr>
          <w:sz w:val="20"/>
        </w:rPr>
        <w:t>are</w:t>
      </w:r>
      <w:r>
        <w:rPr>
          <w:spacing w:val="-3"/>
          <w:sz w:val="20"/>
        </w:rPr>
        <w:t xml:space="preserve"> </w:t>
      </w:r>
      <w:r>
        <w:rPr>
          <w:sz w:val="20"/>
        </w:rPr>
        <w:t>for</w:t>
      </w:r>
      <w:r>
        <w:rPr>
          <w:spacing w:val="-2"/>
          <w:sz w:val="20"/>
        </w:rPr>
        <w:t xml:space="preserve"> </w:t>
      </w:r>
      <w:r>
        <w:rPr>
          <w:sz w:val="20"/>
        </w:rPr>
        <w:t>ease</w:t>
      </w:r>
      <w:r>
        <w:rPr>
          <w:spacing w:val="-3"/>
          <w:sz w:val="20"/>
        </w:rPr>
        <w:t xml:space="preserve"> </w:t>
      </w:r>
      <w:r>
        <w:rPr>
          <w:sz w:val="20"/>
        </w:rPr>
        <w:t>of</w:t>
      </w:r>
      <w:r>
        <w:rPr>
          <w:spacing w:val="-2"/>
          <w:sz w:val="20"/>
        </w:rPr>
        <w:t xml:space="preserve"> </w:t>
      </w:r>
      <w:r>
        <w:rPr>
          <w:sz w:val="20"/>
        </w:rPr>
        <w:t>reference</w:t>
      </w:r>
      <w:r>
        <w:rPr>
          <w:spacing w:val="-3"/>
          <w:sz w:val="20"/>
        </w:rPr>
        <w:t xml:space="preserve"> </w:t>
      </w:r>
      <w:r>
        <w:rPr>
          <w:sz w:val="20"/>
        </w:rPr>
        <w:t>only,</w:t>
      </w:r>
      <w:r>
        <w:rPr>
          <w:spacing w:val="-2"/>
          <w:sz w:val="20"/>
        </w:rPr>
        <w:t xml:space="preserve"> </w:t>
      </w:r>
      <w:r>
        <w:rPr>
          <w:sz w:val="20"/>
        </w:rPr>
        <w:t>and</w:t>
      </w:r>
      <w:r>
        <w:rPr>
          <w:spacing w:val="-2"/>
          <w:sz w:val="20"/>
        </w:rPr>
        <w:t xml:space="preserve"> </w:t>
      </w:r>
      <w:r>
        <w:rPr>
          <w:sz w:val="20"/>
        </w:rPr>
        <w:t>should</w:t>
      </w:r>
      <w:r>
        <w:rPr>
          <w:spacing w:val="-2"/>
          <w:sz w:val="20"/>
        </w:rPr>
        <w:t xml:space="preserve"> </w:t>
      </w:r>
      <w:r>
        <w:rPr>
          <w:sz w:val="20"/>
        </w:rPr>
        <w:t>not</w:t>
      </w:r>
      <w:r>
        <w:rPr>
          <w:spacing w:val="-3"/>
          <w:sz w:val="20"/>
        </w:rPr>
        <w:t xml:space="preserve"> </w:t>
      </w:r>
      <w:r>
        <w:rPr>
          <w:sz w:val="20"/>
        </w:rPr>
        <w:t>be</w:t>
      </w:r>
      <w:r>
        <w:rPr>
          <w:spacing w:val="-3"/>
          <w:sz w:val="20"/>
        </w:rPr>
        <w:t xml:space="preserve"> </w:t>
      </w:r>
      <w:r>
        <w:rPr>
          <w:sz w:val="20"/>
        </w:rPr>
        <w:t>considered in the construction of this Agreement.</w:t>
      </w:r>
    </w:p>
    <w:p w14:paraId="3B4D5D08" w14:textId="77777777" w:rsidR="00E244A4" w:rsidRDefault="00E244A4">
      <w:pPr>
        <w:pStyle w:val="BodyText"/>
        <w:spacing w:before="8"/>
      </w:pPr>
    </w:p>
    <w:p w14:paraId="3B4D5D09" w14:textId="77777777" w:rsidR="00E244A4" w:rsidRDefault="00041697">
      <w:pPr>
        <w:pStyle w:val="ListParagraph"/>
        <w:numPr>
          <w:ilvl w:val="1"/>
          <w:numId w:val="1"/>
        </w:numPr>
        <w:tabs>
          <w:tab w:val="left" w:pos="1559"/>
        </w:tabs>
        <w:ind w:left="119" w:right="99" w:firstLine="720"/>
        <w:rPr>
          <w:sz w:val="20"/>
        </w:rPr>
      </w:pPr>
      <w:r>
        <w:rPr>
          <w:sz w:val="20"/>
          <w:u w:val="single"/>
        </w:rPr>
        <w:t>Governing Law and Jurisdiction</w:t>
      </w:r>
      <w:r>
        <w:rPr>
          <w:sz w:val="20"/>
        </w:rPr>
        <w:t>.</w:t>
      </w:r>
      <w:r>
        <w:rPr>
          <w:spacing w:val="40"/>
          <w:sz w:val="20"/>
        </w:rPr>
        <w:t xml:space="preserve"> </w:t>
      </w:r>
      <w:r>
        <w:rPr>
          <w:sz w:val="20"/>
        </w:rPr>
        <w:t>This Agreement shall be governed by and construed under the laws of the State of New York without giving effect to any choice of law rule that would result in the application of the</w:t>
      </w:r>
      <w:r>
        <w:rPr>
          <w:spacing w:val="-2"/>
          <w:sz w:val="20"/>
        </w:rPr>
        <w:t xml:space="preserve"> </w:t>
      </w:r>
      <w:r>
        <w:rPr>
          <w:sz w:val="20"/>
        </w:rPr>
        <w:t>laws</w:t>
      </w:r>
      <w:r>
        <w:rPr>
          <w:spacing w:val="-3"/>
          <w:sz w:val="20"/>
        </w:rPr>
        <w:t xml:space="preserve"> </w:t>
      </w:r>
      <w:r>
        <w:rPr>
          <w:sz w:val="20"/>
        </w:rPr>
        <w:t>of</w:t>
      </w:r>
      <w:r>
        <w:rPr>
          <w:spacing w:val="-1"/>
          <w:sz w:val="20"/>
        </w:rPr>
        <w:t xml:space="preserve"> </w:t>
      </w:r>
      <w:r>
        <w:rPr>
          <w:sz w:val="20"/>
        </w:rPr>
        <w:t>any</w:t>
      </w:r>
      <w:r>
        <w:rPr>
          <w:spacing w:val="-1"/>
          <w:sz w:val="20"/>
        </w:rPr>
        <w:t xml:space="preserve"> </w:t>
      </w:r>
      <w:r>
        <w:rPr>
          <w:sz w:val="20"/>
        </w:rPr>
        <w:t>jurisdiction</w:t>
      </w:r>
      <w:r>
        <w:rPr>
          <w:spacing w:val="-1"/>
          <w:sz w:val="20"/>
        </w:rPr>
        <w:t xml:space="preserve"> </w:t>
      </w:r>
      <w:r>
        <w:rPr>
          <w:sz w:val="20"/>
        </w:rPr>
        <w:t>other</w:t>
      </w:r>
      <w:r>
        <w:rPr>
          <w:spacing w:val="-1"/>
          <w:sz w:val="20"/>
        </w:rPr>
        <w:t xml:space="preserve"> </w:t>
      </w:r>
      <w:r>
        <w:rPr>
          <w:sz w:val="20"/>
        </w:rPr>
        <w:t>than</w:t>
      </w:r>
      <w:r>
        <w:rPr>
          <w:spacing w:val="-1"/>
          <w:sz w:val="20"/>
        </w:rPr>
        <w:t xml:space="preserve"> </w:t>
      </w:r>
      <w:r>
        <w:rPr>
          <w:sz w:val="20"/>
        </w:rPr>
        <w:t>the</w:t>
      </w:r>
      <w:r>
        <w:rPr>
          <w:spacing w:val="-2"/>
          <w:sz w:val="20"/>
        </w:rPr>
        <w:t xml:space="preserve"> </w:t>
      </w:r>
      <w:r>
        <w:rPr>
          <w:sz w:val="20"/>
        </w:rPr>
        <w:t>internal</w:t>
      </w:r>
      <w:r>
        <w:rPr>
          <w:spacing w:val="-2"/>
          <w:sz w:val="20"/>
        </w:rPr>
        <w:t xml:space="preserve"> </w:t>
      </w:r>
      <w:r>
        <w:rPr>
          <w:sz w:val="20"/>
        </w:rPr>
        <w:t>laws</w:t>
      </w:r>
      <w:r>
        <w:rPr>
          <w:spacing w:val="-3"/>
          <w:sz w:val="20"/>
        </w:rPr>
        <w:t xml:space="preserve"> </w:t>
      </w:r>
      <w:r>
        <w:rPr>
          <w:sz w:val="20"/>
        </w:rPr>
        <w:t>of</w:t>
      </w:r>
      <w:r>
        <w:rPr>
          <w:spacing w:val="-4"/>
          <w:sz w:val="20"/>
        </w:rPr>
        <w:t xml:space="preserve"> </w:t>
      </w:r>
      <w:r>
        <w:rPr>
          <w:sz w:val="20"/>
        </w:rPr>
        <w:t>the</w:t>
      </w:r>
      <w:r>
        <w:rPr>
          <w:spacing w:val="-2"/>
          <w:sz w:val="20"/>
        </w:rPr>
        <w:t xml:space="preserve"> </w:t>
      </w:r>
      <w:r>
        <w:rPr>
          <w:sz w:val="20"/>
        </w:rPr>
        <w:t>State</w:t>
      </w:r>
      <w:r>
        <w:rPr>
          <w:spacing w:val="-2"/>
          <w:sz w:val="20"/>
        </w:rPr>
        <w:t xml:space="preserve"> </w:t>
      </w:r>
      <w:r>
        <w:rPr>
          <w:sz w:val="20"/>
        </w:rPr>
        <w:t>of</w:t>
      </w:r>
      <w:r>
        <w:rPr>
          <w:spacing w:val="-1"/>
          <w:sz w:val="20"/>
        </w:rPr>
        <w:t xml:space="preserve"> </w:t>
      </w:r>
      <w:r>
        <w:rPr>
          <w:sz w:val="20"/>
        </w:rPr>
        <w:t>New</w:t>
      </w:r>
      <w:r>
        <w:rPr>
          <w:spacing w:val="-2"/>
          <w:sz w:val="20"/>
        </w:rPr>
        <w:t xml:space="preserve"> </w:t>
      </w:r>
      <w:r>
        <w:rPr>
          <w:sz w:val="20"/>
        </w:rPr>
        <w:t>York</w:t>
      </w:r>
      <w:r>
        <w:rPr>
          <w:spacing w:val="-1"/>
          <w:sz w:val="20"/>
        </w:rPr>
        <w:t xml:space="preserve"> </w:t>
      </w:r>
      <w:r>
        <w:rPr>
          <w:sz w:val="20"/>
        </w:rPr>
        <w:t>to</w:t>
      </w:r>
      <w:r>
        <w:rPr>
          <w:spacing w:val="-1"/>
          <w:sz w:val="20"/>
        </w:rPr>
        <w:t xml:space="preserve"> </w:t>
      </w:r>
      <w:r>
        <w:rPr>
          <w:sz w:val="20"/>
        </w:rPr>
        <w:t>this</w:t>
      </w:r>
      <w:r>
        <w:rPr>
          <w:spacing w:val="-3"/>
          <w:sz w:val="20"/>
        </w:rPr>
        <w:t xml:space="preserve"> </w:t>
      </w:r>
      <w:r>
        <w:rPr>
          <w:sz w:val="20"/>
        </w:rPr>
        <w:t>Agreement.</w:t>
      </w:r>
      <w:r>
        <w:rPr>
          <w:spacing w:val="40"/>
          <w:sz w:val="20"/>
        </w:rPr>
        <w:t xml:space="preserve"> </w:t>
      </w:r>
      <w:r>
        <w:rPr>
          <w:sz w:val="20"/>
        </w:rPr>
        <w:t>The</w:t>
      </w:r>
      <w:r>
        <w:rPr>
          <w:spacing w:val="-2"/>
          <w:sz w:val="20"/>
        </w:rPr>
        <w:t xml:space="preserve"> </w:t>
      </w:r>
      <w:r>
        <w:rPr>
          <w:sz w:val="20"/>
        </w:rPr>
        <w:t>federal</w:t>
      </w:r>
      <w:r>
        <w:rPr>
          <w:spacing w:val="-2"/>
          <w:sz w:val="20"/>
        </w:rPr>
        <w:t xml:space="preserve"> </w:t>
      </w:r>
      <w:r>
        <w:rPr>
          <w:sz w:val="20"/>
        </w:rPr>
        <w:t>and state courts in New York, New York shall be the exclusive venue and shall have the exclusive jurisdiction to adjudicate any dispute arising out of this Agreement.</w:t>
      </w:r>
      <w:r>
        <w:rPr>
          <w:spacing w:val="40"/>
          <w:sz w:val="20"/>
        </w:rPr>
        <w:t xml:space="preserve"> </w:t>
      </w:r>
      <w:r>
        <w:rPr>
          <w:sz w:val="20"/>
        </w:rPr>
        <w:t>Recipient hereby agrees to accept service of process by U.S. certified or registered mail, return receipt requested, or by any other methods authorized by New York law.</w:t>
      </w:r>
    </w:p>
    <w:p w14:paraId="3B4D5D0A" w14:textId="77777777" w:rsidR="00E244A4" w:rsidRDefault="00E244A4">
      <w:pPr>
        <w:pStyle w:val="BodyText"/>
        <w:spacing w:before="10"/>
      </w:pPr>
    </w:p>
    <w:p w14:paraId="3B4D5D0B" w14:textId="77777777" w:rsidR="00E244A4" w:rsidRDefault="00041697">
      <w:pPr>
        <w:pStyle w:val="ListParagraph"/>
        <w:numPr>
          <w:ilvl w:val="1"/>
          <w:numId w:val="1"/>
        </w:numPr>
        <w:tabs>
          <w:tab w:val="left" w:pos="1559"/>
        </w:tabs>
        <w:ind w:left="119" w:right="103" w:firstLine="719"/>
        <w:rPr>
          <w:sz w:val="20"/>
        </w:rPr>
      </w:pPr>
      <w:r>
        <w:rPr>
          <w:sz w:val="20"/>
          <w:u w:val="single"/>
        </w:rPr>
        <w:t>Remedies</w:t>
      </w:r>
      <w:r>
        <w:rPr>
          <w:sz w:val="20"/>
        </w:rPr>
        <w:t>.</w:t>
      </w:r>
      <w:r>
        <w:rPr>
          <w:spacing w:val="40"/>
          <w:sz w:val="20"/>
        </w:rPr>
        <w:t xml:space="preserve"> </w:t>
      </w:r>
      <w:r>
        <w:rPr>
          <w:sz w:val="20"/>
        </w:rPr>
        <w:t>Recipient</w:t>
      </w:r>
      <w:r>
        <w:rPr>
          <w:spacing w:val="-1"/>
          <w:sz w:val="20"/>
        </w:rPr>
        <w:t xml:space="preserve"> </w:t>
      </w:r>
      <w:r>
        <w:rPr>
          <w:sz w:val="20"/>
        </w:rPr>
        <w:t>agrees</w:t>
      </w:r>
      <w:r>
        <w:rPr>
          <w:spacing w:val="-2"/>
          <w:sz w:val="20"/>
        </w:rPr>
        <w:t xml:space="preserve"> </w:t>
      </w:r>
      <w:r>
        <w:rPr>
          <w:sz w:val="20"/>
        </w:rPr>
        <w:t>that</w:t>
      </w:r>
      <w:r>
        <w:rPr>
          <w:spacing w:val="-1"/>
          <w:sz w:val="20"/>
        </w:rPr>
        <w:t xml:space="preserve"> </w:t>
      </w:r>
      <w:r>
        <w:rPr>
          <w:sz w:val="20"/>
        </w:rPr>
        <w:t>its</w:t>
      </w:r>
      <w:r>
        <w:rPr>
          <w:spacing w:val="-2"/>
          <w:sz w:val="20"/>
        </w:rPr>
        <w:t xml:space="preserve"> </w:t>
      </w:r>
      <w:r>
        <w:rPr>
          <w:sz w:val="20"/>
        </w:rPr>
        <w:t>obligations</w:t>
      </w:r>
      <w:r>
        <w:rPr>
          <w:spacing w:val="-2"/>
          <w:sz w:val="20"/>
        </w:rPr>
        <w:t xml:space="preserve"> </w:t>
      </w:r>
      <w:r>
        <w:rPr>
          <w:sz w:val="20"/>
        </w:rPr>
        <w:t>hereunder</w:t>
      </w:r>
      <w:r>
        <w:rPr>
          <w:spacing w:val="-3"/>
          <w:sz w:val="20"/>
        </w:rPr>
        <w:t xml:space="preserve"> </w:t>
      </w:r>
      <w:r>
        <w:rPr>
          <w:sz w:val="20"/>
        </w:rPr>
        <w:t>are</w:t>
      </w:r>
      <w:r>
        <w:rPr>
          <w:spacing w:val="-1"/>
          <w:sz w:val="20"/>
        </w:rPr>
        <w:t xml:space="preserve"> </w:t>
      </w:r>
      <w:r>
        <w:rPr>
          <w:sz w:val="20"/>
        </w:rPr>
        <w:t>necessary and</w:t>
      </w:r>
      <w:r>
        <w:rPr>
          <w:spacing w:val="-2"/>
          <w:sz w:val="20"/>
        </w:rPr>
        <w:t xml:space="preserve"> </w:t>
      </w:r>
      <w:r>
        <w:rPr>
          <w:sz w:val="20"/>
        </w:rPr>
        <w:t>reasonable</w:t>
      </w:r>
      <w:r>
        <w:rPr>
          <w:spacing w:val="-1"/>
          <w:sz w:val="20"/>
        </w:rPr>
        <w:t xml:space="preserve"> </w:t>
      </w:r>
      <w:r>
        <w:rPr>
          <w:sz w:val="20"/>
        </w:rPr>
        <w:t>in</w:t>
      </w:r>
      <w:r>
        <w:rPr>
          <w:spacing w:val="-2"/>
          <w:sz w:val="20"/>
        </w:rPr>
        <w:t xml:space="preserve"> </w:t>
      </w:r>
      <w:r>
        <w:rPr>
          <w:sz w:val="20"/>
        </w:rPr>
        <w:t>order to protect</w:t>
      </w:r>
      <w:r>
        <w:rPr>
          <w:spacing w:val="-3"/>
          <w:sz w:val="20"/>
        </w:rPr>
        <w:t xml:space="preserve"> </w:t>
      </w:r>
      <w:r>
        <w:rPr>
          <w:sz w:val="20"/>
        </w:rPr>
        <w:t>Discloser,</w:t>
      </w:r>
      <w:r>
        <w:rPr>
          <w:spacing w:val="-2"/>
          <w:sz w:val="20"/>
        </w:rPr>
        <w:t xml:space="preserve"> </w:t>
      </w:r>
      <w:r>
        <w:rPr>
          <w:sz w:val="20"/>
        </w:rPr>
        <w:t>and</w:t>
      </w:r>
      <w:r>
        <w:rPr>
          <w:spacing w:val="-2"/>
          <w:sz w:val="20"/>
        </w:rPr>
        <w:t xml:space="preserve"> </w:t>
      </w:r>
      <w:r>
        <w:rPr>
          <w:sz w:val="20"/>
        </w:rPr>
        <w:t>expressly</w:t>
      </w:r>
      <w:r>
        <w:rPr>
          <w:spacing w:val="-2"/>
          <w:sz w:val="20"/>
        </w:rPr>
        <w:t xml:space="preserve"> </w:t>
      </w:r>
      <w:r>
        <w:rPr>
          <w:sz w:val="20"/>
        </w:rPr>
        <w:t>agrees</w:t>
      </w:r>
      <w:r>
        <w:rPr>
          <w:spacing w:val="-4"/>
          <w:sz w:val="20"/>
        </w:rPr>
        <w:t xml:space="preserve"> </w:t>
      </w:r>
      <w:r>
        <w:rPr>
          <w:sz w:val="20"/>
        </w:rPr>
        <w:t>that</w:t>
      </w:r>
      <w:r>
        <w:rPr>
          <w:spacing w:val="-3"/>
          <w:sz w:val="20"/>
        </w:rPr>
        <w:t xml:space="preserve"> </w:t>
      </w:r>
      <w:r>
        <w:rPr>
          <w:sz w:val="20"/>
        </w:rPr>
        <w:t>monetary</w:t>
      </w:r>
      <w:r>
        <w:rPr>
          <w:spacing w:val="-4"/>
          <w:sz w:val="20"/>
        </w:rPr>
        <w:t xml:space="preserve"> </w:t>
      </w:r>
      <w:r>
        <w:rPr>
          <w:sz w:val="20"/>
        </w:rPr>
        <w:t>damages</w:t>
      </w:r>
      <w:r>
        <w:rPr>
          <w:spacing w:val="-4"/>
          <w:sz w:val="20"/>
        </w:rPr>
        <w:t xml:space="preserve"> </w:t>
      </w:r>
      <w:r>
        <w:rPr>
          <w:sz w:val="20"/>
        </w:rPr>
        <w:t>would</w:t>
      </w:r>
      <w:r>
        <w:rPr>
          <w:spacing w:val="-2"/>
          <w:sz w:val="20"/>
        </w:rPr>
        <w:t xml:space="preserve"> </w:t>
      </w:r>
      <w:r>
        <w:rPr>
          <w:sz w:val="20"/>
        </w:rPr>
        <w:t>be</w:t>
      </w:r>
      <w:r>
        <w:rPr>
          <w:spacing w:val="-3"/>
          <w:sz w:val="20"/>
        </w:rPr>
        <w:t xml:space="preserve"> </w:t>
      </w:r>
      <w:r>
        <w:rPr>
          <w:sz w:val="20"/>
        </w:rPr>
        <w:t>inadequate</w:t>
      </w:r>
      <w:r>
        <w:rPr>
          <w:spacing w:val="-3"/>
          <w:sz w:val="20"/>
        </w:rPr>
        <w:t xml:space="preserve"> </w:t>
      </w:r>
      <w:r>
        <w:rPr>
          <w:sz w:val="20"/>
        </w:rPr>
        <w:t>to</w:t>
      </w:r>
      <w:r>
        <w:rPr>
          <w:spacing w:val="-4"/>
          <w:sz w:val="20"/>
        </w:rPr>
        <w:t xml:space="preserve"> </w:t>
      </w:r>
      <w:r>
        <w:rPr>
          <w:sz w:val="20"/>
        </w:rPr>
        <w:t>compensate</w:t>
      </w:r>
      <w:r>
        <w:rPr>
          <w:spacing w:val="-3"/>
          <w:sz w:val="20"/>
        </w:rPr>
        <w:t xml:space="preserve"> </w:t>
      </w:r>
      <w:r>
        <w:rPr>
          <w:sz w:val="20"/>
        </w:rPr>
        <w:t>Discloser</w:t>
      </w:r>
      <w:r>
        <w:rPr>
          <w:spacing w:val="-2"/>
          <w:sz w:val="20"/>
        </w:rPr>
        <w:t xml:space="preserve"> </w:t>
      </w:r>
      <w:r>
        <w:rPr>
          <w:sz w:val="20"/>
        </w:rPr>
        <w:t>for</w:t>
      </w:r>
      <w:r>
        <w:rPr>
          <w:spacing w:val="-2"/>
          <w:sz w:val="20"/>
        </w:rPr>
        <w:t xml:space="preserve"> </w:t>
      </w:r>
      <w:r>
        <w:rPr>
          <w:sz w:val="20"/>
        </w:rPr>
        <w:t>any breach of any covenant or agreement set forth herein.</w:t>
      </w:r>
      <w:r>
        <w:rPr>
          <w:spacing w:val="40"/>
          <w:sz w:val="20"/>
        </w:rPr>
        <w:t xml:space="preserve"> </w:t>
      </w:r>
      <w:r>
        <w:rPr>
          <w:sz w:val="20"/>
        </w:rPr>
        <w:t>Accordingly, Recipient agrees and acknowledges that any such violation or threatened violation will cause irreparable injury to Discloser and that, in addition to any other remedies that may be available, in law, in equity or otherwise, Discloser shall be entitled to obtain injunctive relief against the threatened breach of this Agreement or the continuation of any such breach, without the necessity of proving actual damages or posting any bond.</w:t>
      </w:r>
    </w:p>
    <w:p w14:paraId="3B4D5D0C" w14:textId="77777777" w:rsidR="00E244A4" w:rsidRDefault="00E244A4">
      <w:pPr>
        <w:pStyle w:val="BodyText"/>
        <w:spacing w:before="11"/>
      </w:pPr>
    </w:p>
    <w:p w14:paraId="3B4D5D0D" w14:textId="77777777" w:rsidR="00E244A4" w:rsidRDefault="00041697">
      <w:pPr>
        <w:pStyle w:val="ListParagraph"/>
        <w:numPr>
          <w:ilvl w:val="1"/>
          <w:numId w:val="1"/>
        </w:numPr>
        <w:tabs>
          <w:tab w:val="left" w:pos="1559"/>
        </w:tabs>
        <w:ind w:right="211" w:firstLine="719"/>
        <w:rPr>
          <w:sz w:val="20"/>
        </w:rPr>
      </w:pPr>
      <w:r>
        <w:rPr>
          <w:sz w:val="20"/>
          <w:u w:val="single"/>
        </w:rPr>
        <w:t>Attorneys’</w:t>
      </w:r>
      <w:r>
        <w:rPr>
          <w:spacing w:val="-2"/>
          <w:sz w:val="20"/>
          <w:u w:val="single"/>
        </w:rPr>
        <w:t xml:space="preserve"> </w:t>
      </w:r>
      <w:r>
        <w:rPr>
          <w:sz w:val="20"/>
          <w:u w:val="single"/>
        </w:rPr>
        <w:t>Fees</w:t>
      </w:r>
      <w:r>
        <w:rPr>
          <w:sz w:val="20"/>
        </w:rPr>
        <w:t>.</w:t>
      </w:r>
      <w:r>
        <w:rPr>
          <w:spacing w:val="40"/>
          <w:sz w:val="20"/>
        </w:rPr>
        <w:t xml:space="preserve"> </w:t>
      </w:r>
      <w:r>
        <w:rPr>
          <w:sz w:val="20"/>
        </w:rPr>
        <w:t>If</w:t>
      </w:r>
      <w:r>
        <w:rPr>
          <w:spacing w:val="-2"/>
          <w:sz w:val="20"/>
        </w:rPr>
        <w:t xml:space="preserve"> </w:t>
      </w:r>
      <w:r>
        <w:rPr>
          <w:sz w:val="20"/>
        </w:rPr>
        <w:t>Discloser</w:t>
      </w:r>
      <w:r>
        <w:rPr>
          <w:spacing w:val="-5"/>
          <w:sz w:val="20"/>
        </w:rPr>
        <w:t xml:space="preserve"> </w:t>
      </w:r>
      <w:r>
        <w:rPr>
          <w:sz w:val="20"/>
        </w:rPr>
        <w:t>prevails</w:t>
      </w:r>
      <w:r>
        <w:rPr>
          <w:spacing w:val="-4"/>
          <w:sz w:val="20"/>
        </w:rPr>
        <w:t xml:space="preserve"> </w:t>
      </w:r>
      <w:r>
        <w:rPr>
          <w:sz w:val="20"/>
        </w:rPr>
        <w:t>in</w:t>
      </w:r>
      <w:r>
        <w:rPr>
          <w:spacing w:val="-2"/>
          <w:sz w:val="20"/>
        </w:rPr>
        <w:t xml:space="preserve"> </w:t>
      </w:r>
      <w:r>
        <w:rPr>
          <w:sz w:val="20"/>
        </w:rPr>
        <w:t>an</w:t>
      </w:r>
      <w:r>
        <w:rPr>
          <w:spacing w:val="-2"/>
          <w:sz w:val="20"/>
        </w:rPr>
        <w:t xml:space="preserve"> </w:t>
      </w:r>
      <w:r>
        <w:rPr>
          <w:sz w:val="20"/>
        </w:rPr>
        <w:t>action</w:t>
      </w:r>
      <w:r>
        <w:rPr>
          <w:spacing w:val="-2"/>
          <w:sz w:val="20"/>
        </w:rPr>
        <w:t xml:space="preserve"> </w:t>
      </w:r>
      <w:r>
        <w:rPr>
          <w:sz w:val="20"/>
        </w:rPr>
        <w:t>to</w:t>
      </w:r>
      <w:r>
        <w:rPr>
          <w:spacing w:val="-2"/>
          <w:sz w:val="20"/>
        </w:rPr>
        <w:t xml:space="preserve"> </w:t>
      </w:r>
      <w:r>
        <w:rPr>
          <w:sz w:val="20"/>
        </w:rPr>
        <w:t>enforce</w:t>
      </w:r>
      <w:r>
        <w:rPr>
          <w:spacing w:val="-3"/>
          <w:sz w:val="20"/>
        </w:rPr>
        <w:t xml:space="preserve"> </w:t>
      </w:r>
      <w:r>
        <w:rPr>
          <w:sz w:val="20"/>
        </w:rPr>
        <w:t>the</w:t>
      </w:r>
      <w:r>
        <w:rPr>
          <w:spacing w:val="-3"/>
          <w:sz w:val="20"/>
        </w:rPr>
        <w:t xml:space="preserve"> </w:t>
      </w:r>
      <w:r>
        <w:rPr>
          <w:sz w:val="20"/>
        </w:rPr>
        <w:t>provisions</w:t>
      </w:r>
      <w:r>
        <w:rPr>
          <w:spacing w:val="-4"/>
          <w:sz w:val="20"/>
        </w:rPr>
        <w:t xml:space="preserve"> </w:t>
      </w:r>
      <w:r>
        <w:rPr>
          <w:sz w:val="20"/>
        </w:rPr>
        <w:t>of</w:t>
      </w:r>
      <w:r>
        <w:rPr>
          <w:spacing w:val="-2"/>
          <w:sz w:val="20"/>
        </w:rPr>
        <w:t xml:space="preserve"> </w:t>
      </w:r>
      <w:r>
        <w:rPr>
          <w:sz w:val="20"/>
        </w:rPr>
        <w:t>this</w:t>
      </w:r>
      <w:r>
        <w:rPr>
          <w:spacing w:val="-4"/>
          <w:sz w:val="20"/>
        </w:rPr>
        <w:t xml:space="preserve"> </w:t>
      </w:r>
      <w:r>
        <w:rPr>
          <w:sz w:val="20"/>
        </w:rPr>
        <w:t>Agreement</w:t>
      </w:r>
      <w:r>
        <w:rPr>
          <w:spacing w:val="-3"/>
          <w:sz w:val="20"/>
        </w:rPr>
        <w:t xml:space="preserve"> </w:t>
      </w:r>
      <w:r>
        <w:rPr>
          <w:sz w:val="20"/>
        </w:rPr>
        <w:t>by obtaining substantially the relief sought, Discloser shall be entitled to attorneys’ fees and court costs.</w:t>
      </w:r>
    </w:p>
    <w:p w14:paraId="3B4D5D0E" w14:textId="77777777" w:rsidR="00E244A4" w:rsidRDefault="00E244A4">
      <w:pPr>
        <w:pStyle w:val="BodyText"/>
        <w:spacing w:before="10"/>
      </w:pPr>
    </w:p>
    <w:p w14:paraId="3B4D5D0F" w14:textId="77777777" w:rsidR="00E244A4" w:rsidRDefault="00041697">
      <w:pPr>
        <w:pStyle w:val="ListParagraph"/>
        <w:numPr>
          <w:ilvl w:val="1"/>
          <w:numId w:val="1"/>
        </w:numPr>
        <w:tabs>
          <w:tab w:val="left" w:pos="1559"/>
        </w:tabs>
        <w:spacing w:before="1"/>
        <w:ind w:right="155" w:firstLine="719"/>
        <w:rPr>
          <w:sz w:val="20"/>
        </w:rPr>
      </w:pPr>
      <w:r>
        <w:rPr>
          <w:sz w:val="20"/>
          <w:u w:val="single"/>
        </w:rPr>
        <w:t>Compliance with Laws</w:t>
      </w:r>
      <w:r>
        <w:rPr>
          <w:sz w:val="20"/>
        </w:rPr>
        <w:t>.</w:t>
      </w:r>
      <w:r>
        <w:rPr>
          <w:spacing w:val="40"/>
          <w:sz w:val="20"/>
        </w:rPr>
        <w:t xml:space="preserve"> </w:t>
      </w:r>
      <w:r>
        <w:rPr>
          <w:sz w:val="20"/>
        </w:rPr>
        <w:t>Recipient agrees that it will comply with all applicable laws in connection</w:t>
      </w:r>
      <w:r>
        <w:rPr>
          <w:spacing w:val="-4"/>
          <w:sz w:val="20"/>
        </w:rPr>
        <w:t xml:space="preserve"> </w:t>
      </w:r>
      <w:r>
        <w:rPr>
          <w:sz w:val="20"/>
        </w:rPr>
        <w:t>with</w:t>
      </w:r>
      <w:r>
        <w:rPr>
          <w:spacing w:val="-2"/>
          <w:sz w:val="20"/>
        </w:rPr>
        <w:t xml:space="preserve"> </w:t>
      </w:r>
      <w:r>
        <w:rPr>
          <w:sz w:val="20"/>
        </w:rPr>
        <w:t>receipt</w:t>
      </w:r>
      <w:r>
        <w:rPr>
          <w:spacing w:val="-3"/>
          <w:sz w:val="20"/>
        </w:rPr>
        <w:t xml:space="preserve"> </w:t>
      </w:r>
      <w:r>
        <w:rPr>
          <w:sz w:val="20"/>
        </w:rPr>
        <w:t>of</w:t>
      </w:r>
      <w:r>
        <w:rPr>
          <w:spacing w:val="-2"/>
          <w:sz w:val="20"/>
        </w:rPr>
        <w:t xml:space="preserve"> </w:t>
      </w:r>
      <w:r>
        <w:rPr>
          <w:sz w:val="20"/>
        </w:rPr>
        <w:t>the</w:t>
      </w:r>
      <w:r>
        <w:rPr>
          <w:spacing w:val="-5"/>
          <w:sz w:val="20"/>
        </w:rPr>
        <w:t xml:space="preserve"> </w:t>
      </w:r>
      <w:r>
        <w:rPr>
          <w:sz w:val="20"/>
        </w:rPr>
        <w:t>Confidential</w:t>
      </w:r>
      <w:r>
        <w:rPr>
          <w:spacing w:val="-3"/>
          <w:sz w:val="20"/>
        </w:rPr>
        <w:t xml:space="preserve"> </w:t>
      </w:r>
      <w:r>
        <w:rPr>
          <w:sz w:val="20"/>
        </w:rPr>
        <w:t>Information,</w:t>
      </w:r>
      <w:r>
        <w:rPr>
          <w:spacing w:val="-2"/>
          <w:sz w:val="20"/>
        </w:rPr>
        <w:t xml:space="preserve"> </w:t>
      </w:r>
      <w:r>
        <w:rPr>
          <w:sz w:val="20"/>
        </w:rPr>
        <w:t>including,</w:t>
      </w:r>
      <w:r>
        <w:rPr>
          <w:spacing w:val="-2"/>
          <w:sz w:val="20"/>
        </w:rPr>
        <w:t xml:space="preserve"> </w:t>
      </w:r>
      <w:r>
        <w:rPr>
          <w:sz w:val="20"/>
        </w:rPr>
        <w:t>without</w:t>
      </w:r>
      <w:r>
        <w:rPr>
          <w:spacing w:val="-3"/>
          <w:sz w:val="20"/>
        </w:rPr>
        <w:t xml:space="preserve"> </w:t>
      </w:r>
      <w:r>
        <w:rPr>
          <w:sz w:val="20"/>
        </w:rPr>
        <w:t>limitation,</w:t>
      </w:r>
      <w:r>
        <w:rPr>
          <w:spacing w:val="-2"/>
          <w:sz w:val="20"/>
        </w:rPr>
        <w:t xml:space="preserve"> </w:t>
      </w:r>
      <w:r>
        <w:rPr>
          <w:sz w:val="20"/>
        </w:rPr>
        <w:t>those</w:t>
      </w:r>
      <w:r>
        <w:rPr>
          <w:spacing w:val="-3"/>
          <w:sz w:val="20"/>
        </w:rPr>
        <w:t xml:space="preserve"> </w:t>
      </w:r>
      <w:r>
        <w:rPr>
          <w:sz w:val="20"/>
        </w:rPr>
        <w:t>relating</w:t>
      </w:r>
      <w:r>
        <w:rPr>
          <w:spacing w:val="-2"/>
          <w:sz w:val="20"/>
        </w:rPr>
        <w:t xml:space="preserve"> </w:t>
      </w:r>
      <w:r>
        <w:rPr>
          <w:sz w:val="20"/>
        </w:rPr>
        <w:t>to</w:t>
      </w:r>
      <w:r>
        <w:rPr>
          <w:spacing w:val="-2"/>
          <w:sz w:val="20"/>
        </w:rPr>
        <w:t xml:space="preserve"> </w:t>
      </w:r>
      <w:r>
        <w:rPr>
          <w:sz w:val="20"/>
        </w:rPr>
        <w:t>the</w:t>
      </w:r>
      <w:r>
        <w:rPr>
          <w:spacing w:val="-5"/>
          <w:sz w:val="20"/>
        </w:rPr>
        <w:t xml:space="preserve"> </w:t>
      </w:r>
      <w:r>
        <w:rPr>
          <w:sz w:val="20"/>
        </w:rPr>
        <w:t>export</w:t>
      </w:r>
      <w:r>
        <w:rPr>
          <w:spacing w:val="-3"/>
          <w:sz w:val="20"/>
        </w:rPr>
        <w:t xml:space="preserve"> </w:t>
      </w:r>
      <w:r>
        <w:rPr>
          <w:sz w:val="20"/>
        </w:rPr>
        <w:t>of technical information or data.</w:t>
      </w:r>
    </w:p>
    <w:p w14:paraId="3B4D5D10" w14:textId="77777777" w:rsidR="00E244A4" w:rsidRDefault="00E244A4">
      <w:pPr>
        <w:pStyle w:val="BodyText"/>
        <w:spacing w:before="8"/>
      </w:pPr>
    </w:p>
    <w:p w14:paraId="3B4D5D11" w14:textId="77777777" w:rsidR="00E244A4" w:rsidRDefault="00041697">
      <w:pPr>
        <w:pStyle w:val="ListParagraph"/>
        <w:numPr>
          <w:ilvl w:val="1"/>
          <w:numId w:val="1"/>
        </w:numPr>
        <w:tabs>
          <w:tab w:val="left" w:pos="1559"/>
        </w:tabs>
        <w:spacing w:before="1"/>
        <w:ind w:right="231" w:firstLine="719"/>
        <w:rPr>
          <w:sz w:val="20"/>
        </w:rPr>
      </w:pPr>
      <w:r>
        <w:rPr>
          <w:sz w:val="20"/>
          <w:u w:val="single"/>
        </w:rPr>
        <w:t>Binding Effect</w:t>
      </w:r>
      <w:r>
        <w:rPr>
          <w:sz w:val="20"/>
        </w:rPr>
        <w:t>.</w:t>
      </w:r>
      <w:r>
        <w:rPr>
          <w:spacing w:val="40"/>
          <w:sz w:val="20"/>
        </w:rPr>
        <w:t xml:space="preserve"> </w:t>
      </w:r>
      <w:r>
        <w:rPr>
          <w:sz w:val="20"/>
        </w:rPr>
        <w:t>This Agreement may not be assigned by either party without the prior written consent of the other party.</w:t>
      </w:r>
      <w:r>
        <w:rPr>
          <w:spacing w:val="40"/>
          <w:sz w:val="20"/>
        </w:rPr>
        <w:t xml:space="preserve"> </w:t>
      </w:r>
      <w:r>
        <w:rPr>
          <w:sz w:val="20"/>
        </w:rPr>
        <w:t>Notwithstanding the foregoing, DER may assign this Agreement to an affiliate or to a successor or assignee of the business to which this Agreement relates without consent of the Company.</w:t>
      </w:r>
      <w:r>
        <w:rPr>
          <w:spacing w:val="40"/>
          <w:sz w:val="20"/>
        </w:rPr>
        <w:t xml:space="preserve"> </w:t>
      </w:r>
      <w:r>
        <w:rPr>
          <w:sz w:val="20"/>
        </w:rPr>
        <w:t>An assignment of this Agreement shall not relieve the assignor from its confidentiality and non-use obligations under this Agreement.</w:t>
      </w:r>
      <w:r>
        <w:rPr>
          <w:spacing w:val="40"/>
          <w:sz w:val="20"/>
        </w:rPr>
        <w:t xml:space="preserve"> </w:t>
      </w:r>
      <w:r>
        <w:rPr>
          <w:sz w:val="20"/>
        </w:rPr>
        <w:t>Subject to the foregoing, this Agreement shall be binding on and inure to the benefit of the undersigned</w:t>
      </w:r>
      <w:r>
        <w:rPr>
          <w:spacing w:val="-2"/>
          <w:sz w:val="20"/>
        </w:rPr>
        <w:t xml:space="preserve"> </w:t>
      </w:r>
      <w:r>
        <w:rPr>
          <w:sz w:val="20"/>
        </w:rPr>
        <w:t>parties</w:t>
      </w:r>
      <w:r>
        <w:rPr>
          <w:spacing w:val="-4"/>
          <w:sz w:val="20"/>
        </w:rPr>
        <w:t xml:space="preserve"> </w:t>
      </w:r>
      <w:r>
        <w:rPr>
          <w:sz w:val="20"/>
        </w:rPr>
        <w:t>and</w:t>
      </w:r>
      <w:r>
        <w:rPr>
          <w:spacing w:val="-2"/>
          <w:sz w:val="20"/>
        </w:rPr>
        <w:t xml:space="preserve"> </w:t>
      </w:r>
      <w:r>
        <w:rPr>
          <w:sz w:val="20"/>
        </w:rPr>
        <w:t>their</w:t>
      </w:r>
      <w:r>
        <w:rPr>
          <w:spacing w:val="-2"/>
          <w:sz w:val="20"/>
        </w:rPr>
        <w:t xml:space="preserve"> </w:t>
      </w:r>
      <w:r>
        <w:rPr>
          <w:sz w:val="20"/>
        </w:rPr>
        <w:t>successors</w:t>
      </w:r>
      <w:r>
        <w:rPr>
          <w:spacing w:val="-4"/>
          <w:sz w:val="20"/>
        </w:rPr>
        <w:t xml:space="preserve"> </w:t>
      </w:r>
      <w:r>
        <w:rPr>
          <w:sz w:val="20"/>
        </w:rPr>
        <w:t>and</w:t>
      </w:r>
      <w:r>
        <w:rPr>
          <w:spacing w:val="-2"/>
          <w:sz w:val="20"/>
        </w:rPr>
        <w:t xml:space="preserve"> </w:t>
      </w:r>
      <w:r>
        <w:rPr>
          <w:sz w:val="20"/>
        </w:rPr>
        <w:t>assigns.</w:t>
      </w:r>
      <w:r>
        <w:rPr>
          <w:spacing w:val="40"/>
          <w:sz w:val="20"/>
        </w:rPr>
        <w:t xml:space="preserve"> </w:t>
      </w:r>
      <w:r>
        <w:rPr>
          <w:sz w:val="20"/>
        </w:rPr>
        <w:t>Any</w:t>
      </w:r>
      <w:r>
        <w:rPr>
          <w:spacing w:val="-2"/>
          <w:sz w:val="20"/>
        </w:rPr>
        <w:t xml:space="preserve"> </w:t>
      </w:r>
      <w:r>
        <w:rPr>
          <w:sz w:val="20"/>
        </w:rPr>
        <w:t>assignment</w:t>
      </w:r>
      <w:r>
        <w:rPr>
          <w:spacing w:val="-3"/>
          <w:sz w:val="20"/>
        </w:rPr>
        <w:t xml:space="preserve"> </w:t>
      </w:r>
      <w:r>
        <w:rPr>
          <w:sz w:val="20"/>
        </w:rPr>
        <w:t>made</w:t>
      </w:r>
      <w:r>
        <w:rPr>
          <w:spacing w:val="-3"/>
          <w:sz w:val="20"/>
        </w:rPr>
        <w:t xml:space="preserve"> </w:t>
      </w:r>
      <w:r>
        <w:rPr>
          <w:sz w:val="20"/>
        </w:rPr>
        <w:t>in</w:t>
      </w:r>
      <w:r>
        <w:rPr>
          <w:spacing w:val="-4"/>
          <w:sz w:val="20"/>
        </w:rPr>
        <w:t xml:space="preserve"> </w:t>
      </w:r>
      <w:r>
        <w:rPr>
          <w:sz w:val="20"/>
        </w:rPr>
        <w:t>contravention</w:t>
      </w:r>
      <w:r>
        <w:rPr>
          <w:spacing w:val="-2"/>
          <w:sz w:val="20"/>
        </w:rPr>
        <w:t xml:space="preserve"> </w:t>
      </w:r>
      <w:r>
        <w:rPr>
          <w:sz w:val="20"/>
        </w:rPr>
        <w:t>of</w:t>
      </w:r>
      <w:r>
        <w:rPr>
          <w:spacing w:val="-5"/>
          <w:sz w:val="20"/>
        </w:rPr>
        <w:t xml:space="preserve"> </w:t>
      </w:r>
      <w:r>
        <w:rPr>
          <w:sz w:val="20"/>
        </w:rPr>
        <w:t>the</w:t>
      </w:r>
      <w:r>
        <w:rPr>
          <w:spacing w:val="-3"/>
          <w:sz w:val="20"/>
        </w:rPr>
        <w:t xml:space="preserve"> </w:t>
      </w:r>
      <w:r>
        <w:rPr>
          <w:sz w:val="20"/>
        </w:rPr>
        <w:t>foregoing</w:t>
      </w:r>
      <w:r>
        <w:rPr>
          <w:spacing w:val="-2"/>
          <w:sz w:val="20"/>
        </w:rPr>
        <w:t xml:space="preserve"> </w:t>
      </w:r>
      <w:r>
        <w:rPr>
          <w:sz w:val="20"/>
        </w:rPr>
        <w:t>shall be void and of no effect.</w:t>
      </w:r>
    </w:p>
    <w:p w14:paraId="3B4D5D12" w14:textId="77777777" w:rsidR="00E244A4" w:rsidRDefault="00E244A4">
      <w:pPr>
        <w:pStyle w:val="BodyText"/>
        <w:spacing w:before="10"/>
      </w:pPr>
    </w:p>
    <w:p w14:paraId="3B4D5D13" w14:textId="77777777" w:rsidR="00E244A4" w:rsidRDefault="00041697">
      <w:pPr>
        <w:pStyle w:val="ListParagraph"/>
        <w:numPr>
          <w:ilvl w:val="1"/>
          <w:numId w:val="1"/>
        </w:numPr>
        <w:tabs>
          <w:tab w:val="left" w:pos="1559"/>
        </w:tabs>
        <w:ind w:left="119" w:right="221" w:firstLine="720"/>
        <w:rPr>
          <w:sz w:val="20"/>
        </w:rPr>
      </w:pPr>
      <w:r>
        <w:rPr>
          <w:sz w:val="20"/>
          <w:u w:val="single"/>
        </w:rPr>
        <w:t>Term</w:t>
      </w:r>
      <w:r>
        <w:rPr>
          <w:sz w:val="20"/>
        </w:rPr>
        <w:t>.</w:t>
      </w:r>
      <w:r>
        <w:rPr>
          <w:spacing w:val="40"/>
          <w:sz w:val="20"/>
        </w:rPr>
        <w:t xml:space="preserve"> </w:t>
      </w:r>
      <w:r>
        <w:rPr>
          <w:sz w:val="20"/>
        </w:rPr>
        <w:t>This Agreement shall terminate two (2) years from the Effective Date; provided however that the obligations under this Agreement with respect to the</w:t>
      </w:r>
      <w:r>
        <w:rPr>
          <w:spacing w:val="-1"/>
          <w:sz w:val="20"/>
        </w:rPr>
        <w:t xml:space="preserve"> </w:t>
      </w:r>
      <w:r>
        <w:rPr>
          <w:sz w:val="20"/>
        </w:rPr>
        <w:t>confidentiality and non-disclosure of the Confidential Information</w:t>
      </w:r>
      <w:r>
        <w:rPr>
          <w:spacing w:val="-2"/>
          <w:sz w:val="20"/>
        </w:rPr>
        <w:t xml:space="preserve"> </w:t>
      </w:r>
      <w:r>
        <w:rPr>
          <w:sz w:val="20"/>
        </w:rPr>
        <w:t>provided</w:t>
      </w:r>
      <w:r>
        <w:rPr>
          <w:spacing w:val="-2"/>
          <w:sz w:val="20"/>
        </w:rPr>
        <w:t xml:space="preserve"> </w:t>
      </w:r>
      <w:r>
        <w:rPr>
          <w:sz w:val="20"/>
        </w:rPr>
        <w:t>to</w:t>
      </w:r>
      <w:r>
        <w:rPr>
          <w:spacing w:val="-2"/>
          <w:sz w:val="20"/>
        </w:rPr>
        <w:t xml:space="preserve"> </w:t>
      </w:r>
      <w:r>
        <w:rPr>
          <w:sz w:val="20"/>
        </w:rPr>
        <w:t>Recipient</w:t>
      </w:r>
      <w:r>
        <w:rPr>
          <w:spacing w:val="-3"/>
          <w:sz w:val="20"/>
        </w:rPr>
        <w:t xml:space="preserve"> </w:t>
      </w:r>
      <w:r>
        <w:rPr>
          <w:sz w:val="20"/>
        </w:rPr>
        <w:t>prior</w:t>
      </w:r>
      <w:r>
        <w:rPr>
          <w:spacing w:val="-2"/>
          <w:sz w:val="20"/>
        </w:rPr>
        <w:t xml:space="preserve"> </w:t>
      </w:r>
      <w:r>
        <w:rPr>
          <w:sz w:val="20"/>
        </w:rPr>
        <w:t>to</w:t>
      </w:r>
      <w:r>
        <w:rPr>
          <w:spacing w:val="-2"/>
          <w:sz w:val="20"/>
        </w:rPr>
        <w:t xml:space="preserve"> </w:t>
      </w:r>
      <w:r>
        <w:rPr>
          <w:sz w:val="20"/>
        </w:rPr>
        <w:t>the</w:t>
      </w:r>
      <w:r>
        <w:rPr>
          <w:spacing w:val="-3"/>
          <w:sz w:val="20"/>
        </w:rPr>
        <w:t xml:space="preserve"> </w:t>
      </w:r>
      <w:r>
        <w:rPr>
          <w:sz w:val="20"/>
        </w:rPr>
        <w:t>termination</w:t>
      </w:r>
      <w:r>
        <w:rPr>
          <w:spacing w:val="-2"/>
          <w:sz w:val="20"/>
        </w:rPr>
        <w:t xml:space="preserve"> </w:t>
      </w:r>
      <w:r>
        <w:rPr>
          <w:sz w:val="20"/>
        </w:rPr>
        <w:t>of</w:t>
      </w:r>
      <w:r>
        <w:rPr>
          <w:spacing w:val="-5"/>
          <w:sz w:val="20"/>
        </w:rPr>
        <w:t xml:space="preserve"> </w:t>
      </w:r>
      <w:r>
        <w:rPr>
          <w:sz w:val="20"/>
        </w:rPr>
        <w:t>this</w:t>
      </w:r>
      <w:r>
        <w:rPr>
          <w:spacing w:val="-4"/>
          <w:sz w:val="20"/>
        </w:rPr>
        <w:t xml:space="preserve"> </w:t>
      </w:r>
      <w:r>
        <w:rPr>
          <w:sz w:val="20"/>
        </w:rPr>
        <w:t>Agreement</w:t>
      </w:r>
      <w:r>
        <w:rPr>
          <w:spacing w:val="-3"/>
          <w:sz w:val="20"/>
        </w:rPr>
        <w:t xml:space="preserve"> </w:t>
      </w:r>
      <w:r>
        <w:rPr>
          <w:sz w:val="20"/>
        </w:rPr>
        <w:t>shall</w:t>
      </w:r>
      <w:r>
        <w:rPr>
          <w:spacing w:val="-3"/>
          <w:sz w:val="20"/>
        </w:rPr>
        <w:t xml:space="preserve"> </w:t>
      </w:r>
      <w:r>
        <w:rPr>
          <w:sz w:val="20"/>
        </w:rPr>
        <w:t>continue</w:t>
      </w:r>
      <w:r>
        <w:rPr>
          <w:spacing w:val="-5"/>
          <w:sz w:val="20"/>
        </w:rPr>
        <w:t xml:space="preserve"> </w:t>
      </w:r>
      <w:r>
        <w:rPr>
          <w:sz w:val="20"/>
        </w:rPr>
        <w:t>for</w:t>
      </w:r>
      <w:r>
        <w:rPr>
          <w:spacing w:val="-2"/>
          <w:sz w:val="20"/>
        </w:rPr>
        <w:t xml:space="preserve"> </w:t>
      </w:r>
      <w:r>
        <w:rPr>
          <w:sz w:val="20"/>
        </w:rPr>
        <w:t>three</w:t>
      </w:r>
      <w:r>
        <w:rPr>
          <w:spacing w:val="-3"/>
          <w:sz w:val="20"/>
        </w:rPr>
        <w:t xml:space="preserve"> </w:t>
      </w:r>
      <w:r>
        <w:rPr>
          <w:sz w:val="20"/>
        </w:rPr>
        <w:t>(3)</w:t>
      </w:r>
      <w:r>
        <w:rPr>
          <w:spacing w:val="-2"/>
          <w:sz w:val="20"/>
        </w:rPr>
        <w:t xml:space="preserve"> </w:t>
      </w:r>
      <w:r>
        <w:rPr>
          <w:sz w:val="20"/>
        </w:rPr>
        <w:t>years</w:t>
      </w:r>
      <w:r>
        <w:rPr>
          <w:spacing w:val="-4"/>
          <w:sz w:val="20"/>
        </w:rPr>
        <w:t xml:space="preserve"> </w:t>
      </w:r>
      <w:r>
        <w:rPr>
          <w:sz w:val="20"/>
        </w:rPr>
        <w:t>from the Effective Date, provided further, however, that confidentiality and non-disclosure obligations with respect to trade secrets will continue to survive for so long as they remain trade secrets under applicable law. Nothing in this Agreement will be interpreted to allow Recipient to take any action that would lead to loss of protection of Confidential Information as a trade secret.</w:t>
      </w:r>
    </w:p>
    <w:p w14:paraId="3B4D5D14" w14:textId="77777777" w:rsidR="00E244A4" w:rsidRDefault="00E244A4">
      <w:pPr>
        <w:pStyle w:val="BodyText"/>
        <w:spacing w:before="11"/>
      </w:pPr>
    </w:p>
    <w:p w14:paraId="3B4D5D15" w14:textId="77777777" w:rsidR="00E244A4" w:rsidRDefault="00041697">
      <w:pPr>
        <w:pStyle w:val="ListParagraph"/>
        <w:numPr>
          <w:ilvl w:val="1"/>
          <w:numId w:val="1"/>
        </w:numPr>
        <w:tabs>
          <w:tab w:val="left" w:pos="1559"/>
        </w:tabs>
        <w:ind w:left="119" w:right="310" w:firstLine="720"/>
        <w:rPr>
          <w:sz w:val="20"/>
        </w:rPr>
      </w:pPr>
      <w:r>
        <w:rPr>
          <w:sz w:val="20"/>
          <w:u w:val="single"/>
        </w:rPr>
        <w:t>No Waiver</w:t>
      </w:r>
      <w:r>
        <w:rPr>
          <w:sz w:val="20"/>
        </w:rPr>
        <w:t>.</w:t>
      </w:r>
      <w:r>
        <w:rPr>
          <w:spacing w:val="40"/>
          <w:sz w:val="20"/>
        </w:rPr>
        <w:t xml:space="preserve"> </w:t>
      </w:r>
      <w:r>
        <w:rPr>
          <w:sz w:val="20"/>
        </w:rPr>
        <w:t>Failure to enforce any provision of this Agreement shall not constitute a waiver of any term hereof.</w:t>
      </w:r>
      <w:r>
        <w:rPr>
          <w:spacing w:val="40"/>
          <w:sz w:val="20"/>
        </w:rPr>
        <w:t xml:space="preserve"> </w:t>
      </w:r>
      <w:r>
        <w:rPr>
          <w:sz w:val="20"/>
        </w:rPr>
        <w:t>No waiver of a breach of any provision of</w:t>
      </w:r>
      <w:r>
        <w:rPr>
          <w:spacing w:val="-1"/>
          <w:sz w:val="20"/>
        </w:rPr>
        <w:t xml:space="preserve"> </w:t>
      </w:r>
      <w:r>
        <w:rPr>
          <w:sz w:val="20"/>
        </w:rPr>
        <w:t>this Agreement shall constitute a waiver of</w:t>
      </w:r>
      <w:r>
        <w:rPr>
          <w:spacing w:val="-1"/>
          <w:sz w:val="20"/>
        </w:rPr>
        <w:t xml:space="preserve"> </w:t>
      </w:r>
      <w:r>
        <w:rPr>
          <w:sz w:val="20"/>
        </w:rPr>
        <w:t>any prior, concurrent</w:t>
      </w:r>
      <w:r>
        <w:rPr>
          <w:spacing w:val="-2"/>
          <w:sz w:val="20"/>
        </w:rPr>
        <w:t xml:space="preserve"> </w:t>
      </w:r>
      <w:r>
        <w:rPr>
          <w:sz w:val="20"/>
        </w:rPr>
        <w:t>or</w:t>
      </w:r>
      <w:r>
        <w:rPr>
          <w:spacing w:val="-4"/>
          <w:sz w:val="20"/>
        </w:rPr>
        <w:t xml:space="preserve"> </w:t>
      </w:r>
      <w:r>
        <w:rPr>
          <w:sz w:val="20"/>
        </w:rPr>
        <w:t>subsequent</w:t>
      </w:r>
      <w:r>
        <w:rPr>
          <w:spacing w:val="-5"/>
          <w:sz w:val="20"/>
        </w:rPr>
        <w:t xml:space="preserve"> </w:t>
      </w:r>
      <w:r>
        <w:rPr>
          <w:sz w:val="20"/>
        </w:rPr>
        <w:t>breach</w:t>
      </w:r>
      <w:r>
        <w:rPr>
          <w:spacing w:val="-2"/>
          <w:sz w:val="20"/>
        </w:rPr>
        <w:t xml:space="preserve"> </w:t>
      </w:r>
      <w:r>
        <w:rPr>
          <w:sz w:val="20"/>
        </w:rPr>
        <w:t>of</w:t>
      </w:r>
      <w:r>
        <w:rPr>
          <w:spacing w:val="-2"/>
          <w:sz w:val="20"/>
        </w:rPr>
        <w:t xml:space="preserve"> </w:t>
      </w:r>
      <w:r>
        <w:rPr>
          <w:sz w:val="20"/>
        </w:rPr>
        <w:t>the</w:t>
      </w:r>
      <w:r>
        <w:rPr>
          <w:spacing w:val="-4"/>
          <w:sz w:val="20"/>
        </w:rPr>
        <w:t xml:space="preserve"> </w:t>
      </w:r>
      <w:r>
        <w:rPr>
          <w:sz w:val="20"/>
        </w:rPr>
        <w:t>same</w:t>
      </w:r>
      <w:r>
        <w:rPr>
          <w:spacing w:val="-2"/>
          <w:sz w:val="20"/>
        </w:rPr>
        <w:t xml:space="preserve"> </w:t>
      </w:r>
      <w:r>
        <w:rPr>
          <w:sz w:val="20"/>
        </w:rPr>
        <w:t>or</w:t>
      </w:r>
      <w:r>
        <w:rPr>
          <w:spacing w:val="-2"/>
          <w:sz w:val="20"/>
        </w:rPr>
        <w:t xml:space="preserve"> </w:t>
      </w:r>
      <w:r>
        <w:rPr>
          <w:sz w:val="20"/>
        </w:rPr>
        <w:t>any</w:t>
      </w:r>
      <w:r>
        <w:rPr>
          <w:spacing w:val="-2"/>
          <w:sz w:val="20"/>
        </w:rPr>
        <w:t xml:space="preserve"> </w:t>
      </w:r>
      <w:r>
        <w:rPr>
          <w:sz w:val="20"/>
        </w:rPr>
        <w:t>other</w:t>
      </w:r>
      <w:r>
        <w:rPr>
          <w:spacing w:val="-2"/>
          <w:sz w:val="20"/>
        </w:rPr>
        <w:t xml:space="preserve"> </w:t>
      </w:r>
      <w:r>
        <w:rPr>
          <w:sz w:val="20"/>
        </w:rPr>
        <w:t>provision</w:t>
      </w:r>
      <w:r>
        <w:rPr>
          <w:spacing w:val="-2"/>
          <w:sz w:val="20"/>
        </w:rPr>
        <w:t xml:space="preserve"> </w:t>
      </w:r>
      <w:r>
        <w:rPr>
          <w:sz w:val="20"/>
        </w:rPr>
        <w:t>hereof,</w:t>
      </w:r>
      <w:r>
        <w:rPr>
          <w:spacing w:val="-2"/>
          <w:sz w:val="20"/>
        </w:rPr>
        <w:t xml:space="preserve"> </w:t>
      </w:r>
      <w:r>
        <w:rPr>
          <w:sz w:val="20"/>
        </w:rPr>
        <w:t>and</w:t>
      </w:r>
      <w:r>
        <w:rPr>
          <w:spacing w:val="-2"/>
          <w:sz w:val="20"/>
        </w:rPr>
        <w:t xml:space="preserve"> </w:t>
      </w:r>
      <w:r>
        <w:rPr>
          <w:sz w:val="20"/>
        </w:rPr>
        <w:t>no</w:t>
      </w:r>
      <w:r>
        <w:rPr>
          <w:spacing w:val="-2"/>
          <w:sz w:val="20"/>
        </w:rPr>
        <w:t xml:space="preserve"> </w:t>
      </w:r>
      <w:r>
        <w:rPr>
          <w:sz w:val="20"/>
        </w:rPr>
        <w:t>waiver</w:t>
      </w:r>
      <w:r>
        <w:rPr>
          <w:spacing w:val="-4"/>
          <w:sz w:val="20"/>
        </w:rPr>
        <w:t xml:space="preserve"> </w:t>
      </w:r>
      <w:r>
        <w:rPr>
          <w:sz w:val="20"/>
        </w:rPr>
        <w:t>shall</w:t>
      </w:r>
      <w:r>
        <w:rPr>
          <w:spacing w:val="-2"/>
          <w:sz w:val="20"/>
        </w:rPr>
        <w:t xml:space="preserve"> </w:t>
      </w:r>
      <w:r>
        <w:rPr>
          <w:sz w:val="20"/>
        </w:rPr>
        <w:t>be</w:t>
      </w:r>
      <w:r>
        <w:rPr>
          <w:spacing w:val="-2"/>
          <w:sz w:val="20"/>
        </w:rPr>
        <w:t xml:space="preserve"> </w:t>
      </w:r>
      <w:r>
        <w:rPr>
          <w:sz w:val="20"/>
        </w:rPr>
        <w:t>effective</w:t>
      </w:r>
      <w:r>
        <w:rPr>
          <w:spacing w:val="-2"/>
          <w:sz w:val="20"/>
        </w:rPr>
        <w:t xml:space="preserve"> </w:t>
      </w:r>
      <w:r>
        <w:rPr>
          <w:sz w:val="20"/>
        </w:rPr>
        <w:t>unless granted in writing and signed by an authorized representative of the waiving party.</w:t>
      </w:r>
    </w:p>
    <w:p w14:paraId="3B4D5D16" w14:textId="77777777" w:rsidR="00E244A4" w:rsidRDefault="00E244A4">
      <w:pPr>
        <w:rPr>
          <w:sz w:val="20"/>
        </w:rPr>
        <w:sectPr w:rsidR="00E244A4">
          <w:pgSz w:w="12240" w:h="15840"/>
          <w:pgMar w:top="1340" w:right="1340" w:bottom="900" w:left="1320" w:header="182" w:footer="710" w:gutter="0"/>
          <w:cols w:space="720"/>
        </w:sectPr>
      </w:pPr>
    </w:p>
    <w:p w14:paraId="3B4D5D17" w14:textId="77777777" w:rsidR="00E244A4" w:rsidRDefault="00041697">
      <w:pPr>
        <w:pStyle w:val="ListParagraph"/>
        <w:numPr>
          <w:ilvl w:val="1"/>
          <w:numId w:val="1"/>
        </w:numPr>
        <w:tabs>
          <w:tab w:val="left" w:pos="1560"/>
        </w:tabs>
        <w:spacing w:before="80"/>
        <w:ind w:right="258" w:firstLine="720"/>
        <w:rPr>
          <w:sz w:val="20"/>
        </w:rPr>
      </w:pPr>
      <w:r>
        <w:rPr>
          <w:sz w:val="20"/>
          <w:u w:val="single"/>
        </w:rPr>
        <w:lastRenderedPageBreak/>
        <w:t>Partial</w:t>
      </w:r>
      <w:r>
        <w:rPr>
          <w:spacing w:val="-3"/>
          <w:sz w:val="20"/>
          <w:u w:val="single"/>
        </w:rPr>
        <w:t xml:space="preserve"> </w:t>
      </w:r>
      <w:r>
        <w:rPr>
          <w:sz w:val="20"/>
          <w:u w:val="single"/>
        </w:rPr>
        <w:t>Invalidity</w:t>
      </w:r>
      <w:r>
        <w:rPr>
          <w:sz w:val="20"/>
        </w:rPr>
        <w:t>.</w:t>
      </w:r>
      <w:r>
        <w:rPr>
          <w:spacing w:val="40"/>
          <w:sz w:val="20"/>
        </w:rPr>
        <w:t xml:space="preserve"> </w:t>
      </w:r>
      <w:r>
        <w:rPr>
          <w:sz w:val="20"/>
        </w:rPr>
        <w:t>If</w:t>
      </w:r>
      <w:r>
        <w:rPr>
          <w:spacing w:val="-2"/>
          <w:sz w:val="20"/>
        </w:rPr>
        <w:t xml:space="preserve"> </w:t>
      </w:r>
      <w:r>
        <w:rPr>
          <w:sz w:val="20"/>
        </w:rPr>
        <w:t>any</w:t>
      </w:r>
      <w:r>
        <w:rPr>
          <w:spacing w:val="-4"/>
          <w:sz w:val="20"/>
        </w:rPr>
        <w:t xml:space="preserve"> </w:t>
      </w:r>
      <w:r>
        <w:rPr>
          <w:sz w:val="20"/>
        </w:rPr>
        <w:t>provision</w:t>
      </w:r>
      <w:r>
        <w:rPr>
          <w:spacing w:val="-2"/>
          <w:sz w:val="20"/>
        </w:rPr>
        <w:t xml:space="preserve"> </w:t>
      </w:r>
      <w:r>
        <w:rPr>
          <w:sz w:val="20"/>
        </w:rPr>
        <w:t>of</w:t>
      </w:r>
      <w:r>
        <w:rPr>
          <w:spacing w:val="-2"/>
          <w:sz w:val="20"/>
        </w:rPr>
        <w:t xml:space="preserve"> </w:t>
      </w:r>
      <w:r>
        <w:rPr>
          <w:sz w:val="20"/>
        </w:rPr>
        <w:t>this</w:t>
      </w:r>
      <w:r>
        <w:rPr>
          <w:spacing w:val="-4"/>
          <w:sz w:val="20"/>
        </w:rPr>
        <w:t xml:space="preserve"> </w:t>
      </w:r>
      <w:r>
        <w:rPr>
          <w:sz w:val="20"/>
        </w:rPr>
        <w:t>Agreement</w:t>
      </w:r>
      <w:r>
        <w:rPr>
          <w:spacing w:val="-3"/>
          <w:sz w:val="20"/>
        </w:rPr>
        <w:t xml:space="preserve"> </w:t>
      </w:r>
      <w:r>
        <w:rPr>
          <w:sz w:val="20"/>
        </w:rPr>
        <w:t>is</w:t>
      </w:r>
      <w:r>
        <w:rPr>
          <w:spacing w:val="-4"/>
          <w:sz w:val="20"/>
        </w:rPr>
        <w:t xml:space="preserve"> </w:t>
      </w:r>
      <w:r>
        <w:rPr>
          <w:sz w:val="20"/>
        </w:rPr>
        <w:t>held</w:t>
      </w:r>
      <w:r>
        <w:rPr>
          <w:spacing w:val="-4"/>
          <w:sz w:val="20"/>
        </w:rPr>
        <w:t xml:space="preserve"> </w:t>
      </w:r>
      <w:r>
        <w:rPr>
          <w:sz w:val="20"/>
        </w:rPr>
        <w:t>by</w:t>
      </w:r>
      <w:r>
        <w:rPr>
          <w:spacing w:val="-2"/>
          <w:sz w:val="20"/>
        </w:rPr>
        <w:t xml:space="preserve"> </w:t>
      </w:r>
      <w:r>
        <w:rPr>
          <w:sz w:val="20"/>
        </w:rPr>
        <w:t>a</w:t>
      </w:r>
      <w:r>
        <w:rPr>
          <w:spacing w:val="-3"/>
          <w:sz w:val="20"/>
        </w:rPr>
        <w:t xml:space="preserve"> </w:t>
      </w:r>
      <w:r>
        <w:rPr>
          <w:sz w:val="20"/>
        </w:rPr>
        <w:t>court</w:t>
      </w:r>
      <w:r>
        <w:rPr>
          <w:spacing w:val="-3"/>
          <w:sz w:val="20"/>
        </w:rPr>
        <w:t xml:space="preserve"> </w:t>
      </w:r>
      <w:r>
        <w:rPr>
          <w:sz w:val="20"/>
        </w:rPr>
        <w:t>of</w:t>
      </w:r>
      <w:r>
        <w:rPr>
          <w:spacing w:val="-2"/>
          <w:sz w:val="20"/>
        </w:rPr>
        <w:t xml:space="preserve"> </w:t>
      </w:r>
      <w:r>
        <w:rPr>
          <w:sz w:val="20"/>
        </w:rPr>
        <w:t>competent</w:t>
      </w:r>
      <w:r>
        <w:rPr>
          <w:spacing w:val="-3"/>
          <w:sz w:val="20"/>
        </w:rPr>
        <w:t xml:space="preserve"> </w:t>
      </w:r>
      <w:r>
        <w:rPr>
          <w:sz w:val="20"/>
        </w:rPr>
        <w:t>jurisdiction to be illegal, invalid or unenforceable, the other provisions shall remain in full force and effect, and the illegal, invalid or unenforceable provision shall be deemed replaced by a legal, valid and enforceable provision that most nearly reflects the intent of the parties in entering into this Agreement.</w:t>
      </w:r>
    </w:p>
    <w:p w14:paraId="3B4D5D18" w14:textId="77777777" w:rsidR="00E244A4" w:rsidRDefault="00E244A4">
      <w:pPr>
        <w:pStyle w:val="BodyText"/>
        <w:spacing w:before="10"/>
      </w:pPr>
    </w:p>
    <w:p w14:paraId="3B4D5D19" w14:textId="77777777" w:rsidR="00E244A4" w:rsidRDefault="00041697">
      <w:pPr>
        <w:pStyle w:val="ListParagraph"/>
        <w:numPr>
          <w:ilvl w:val="1"/>
          <w:numId w:val="1"/>
        </w:numPr>
        <w:tabs>
          <w:tab w:val="left" w:pos="1559"/>
        </w:tabs>
        <w:ind w:right="130" w:firstLine="719"/>
        <w:rPr>
          <w:sz w:val="20"/>
        </w:rPr>
      </w:pPr>
      <w:r>
        <w:rPr>
          <w:sz w:val="20"/>
          <w:u w:val="single"/>
        </w:rPr>
        <w:t>Entire</w:t>
      </w:r>
      <w:r>
        <w:rPr>
          <w:spacing w:val="-3"/>
          <w:sz w:val="20"/>
          <w:u w:val="single"/>
        </w:rPr>
        <w:t xml:space="preserve"> </w:t>
      </w:r>
      <w:r>
        <w:rPr>
          <w:sz w:val="20"/>
          <w:u w:val="single"/>
        </w:rPr>
        <w:t>Agreement</w:t>
      </w:r>
      <w:r>
        <w:rPr>
          <w:sz w:val="20"/>
        </w:rPr>
        <w:t>.</w:t>
      </w:r>
      <w:r>
        <w:rPr>
          <w:spacing w:val="40"/>
          <w:sz w:val="20"/>
        </w:rPr>
        <w:t xml:space="preserve"> </w:t>
      </w:r>
      <w:r>
        <w:rPr>
          <w:sz w:val="20"/>
        </w:rPr>
        <w:t>This</w:t>
      </w:r>
      <w:r>
        <w:rPr>
          <w:spacing w:val="-4"/>
          <w:sz w:val="20"/>
        </w:rPr>
        <w:t xml:space="preserve"> </w:t>
      </w:r>
      <w:r>
        <w:rPr>
          <w:sz w:val="20"/>
        </w:rPr>
        <w:t>Agreement</w:t>
      </w:r>
      <w:r>
        <w:rPr>
          <w:spacing w:val="-3"/>
          <w:sz w:val="20"/>
        </w:rPr>
        <w:t xml:space="preserve"> </w:t>
      </w:r>
      <w:r>
        <w:rPr>
          <w:sz w:val="20"/>
        </w:rPr>
        <w:t>contains</w:t>
      </w:r>
      <w:r>
        <w:rPr>
          <w:spacing w:val="-4"/>
          <w:sz w:val="20"/>
        </w:rPr>
        <w:t xml:space="preserve"> </w:t>
      </w:r>
      <w:r>
        <w:rPr>
          <w:sz w:val="20"/>
        </w:rPr>
        <w:t>the</w:t>
      </w:r>
      <w:r>
        <w:rPr>
          <w:spacing w:val="-3"/>
          <w:sz w:val="20"/>
        </w:rPr>
        <w:t xml:space="preserve"> </w:t>
      </w:r>
      <w:r>
        <w:rPr>
          <w:sz w:val="20"/>
        </w:rPr>
        <w:t>entire</w:t>
      </w:r>
      <w:r>
        <w:rPr>
          <w:spacing w:val="-3"/>
          <w:sz w:val="20"/>
        </w:rPr>
        <w:t xml:space="preserve"> </w:t>
      </w:r>
      <w:r>
        <w:rPr>
          <w:sz w:val="20"/>
        </w:rPr>
        <w:t>agreement</w:t>
      </w:r>
      <w:r>
        <w:rPr>
          <w:spacing w:val="-3"/>
          <w:sz w:val="20"/>
        </w:rPr>
        <w:t xml:space="preserve"> </w:t>
      </w:r>
      <w:r>
        <w:rPr>
          <w:sz w:val="20"/>
        </w:rPr>
        <w:t>of</w:t>
      </w:r>
      <w:r>
        <w:rPr>
          <w:spacing w:val="-2"/>
          <w:sz w:val="20"/>
        </w:rPr>
        <w:t xml:space="preserve"> </w:t>
      </w:r>
      <w:r>
        <w:rPr>
          <w:sz w:val="20"/>
        </w:rPr>
        <w:t>the</w:t>
      </w:r>
      <w:r>
        <w:rPr>
          <w:spacing w:val="-5"/>
          <w:sz w:val="20"/>
        </w:rPr>
        <w:t xml:space="preserve"> </w:t>
      </w:r>
      <w:r>
        <w:rPr>
          <w:sz w:val="20"/>
        </w:rPr>
        <w:t>parties</w:t>
      </w:r>
      <w:r>
        <w:rPr>
          <w:spacing w:val="-4"/>
          <w:sz w:val="20"/>
        </w:rPr>
        <w:t xml:space="preserve"> </w:t>
      </w:r>
      <w:r>
        <w:rPr>
          <w:sz w:val="20"/>
        </w:rPr>
        <w:t>with</w:t>
      </w:r>
      <w:r>
        <w:rPr>
          <w:spacing w:val="-2"/>
          <w:sz w:val="20"/>
        </w:rPr>
        <w:t xml:space="preserve"> </w:t>
      </w:r>
      <w:r>
        <w:rPr>
          <w:sz w:val="20"/>
        </w:rPr>
        <w:t>respect</w:t>
      </w:r>
      <w:r>
        <w:rPr>
          <w:spacing w:val="-3"/>
          <w:sz w:val="20"/>
        </w:rPr>
        <w:t xml:space="preserve"> </w:t>
      </w:r>
      <w:r>
        <w:rPr>
          <w:sz w:val="20"/>
        </w:rPr>
        <w:t>to</w:t>
      </w:r>
      <w:r>
        <w:rPr>
          <w:spacing w:val="-2"/>
          <w:sz w:val="20"/>
        </w:rPr>
        <w:t xml:space="preserve"> </w:t>
      </w:r>
      <w:r>
        <w:rPr>
          <w:sz w:val="20"/>
        </w:rPr>
        <w:t xml:space="preserve">the subject matter hereof, and supersedes all prior and contemporaneous communications, understandings and </w:t>
      </w:r>
      <w:r>
        <w:rPr>
          <w:spacing w:val="-2"/>
          <w:sz w:val="20"/>
        </w:rPr>
        <w:t>agreements.</w:t>
      </w:r>
    </w:p>
    <w:p w14:paraId="3B4D5D1A" w14:textId="77777777" w:rsidR="00E244A4" w:rsidRDefault="00E244A4">
      <w:pPr>
        <w:pStyle w:val="BodyText"/>
        <w:spacing w:before="11"/>
      </w:pPr>
    </w:p>
    <w:p w14:paraId="3B4D5D1B" w14:textId="77777777" w:rsidR="00E244A4" w:rsidRDefault="00041697">
      <w:pPr>
        <w:pStyle w:val="ListParagraph"/>
        <w:numPr>
          <w:ilvl w:val="1"/>
          <w:numId w:val="1"/>
        </w:numPr>
        <w:tabs>
          <w:tab w:val="left" w:pos="1559"/>
        </w:tabs>
        <w:ind w:right="184" w:firstLine="719"/>
        <w:rPr>
          <w:sz w:val="20"/>
        </w:rPr>
      </w:pPr>
      <w:r>
        <w:rPr>
          <w:sz w:val="20"/>
          <w:u w:val="single"/>
        </w:rPr>
        <w:t>Amendment</w:t>
      </w:r>
      <w:r>
        <w:rPr>
          <w:sz w:val="20"/>
        </w:rPr>
        <w:t>.</w:t>
      </w:r>
      <w:r>
        <w:rPr>
          <w:spacing w:val="40"/>
          <w:sz w:val="20"/>
        </w:rPr>
        <w:t xml:space="preserve"> </w:t>
      </w:r>
      <w:r>
        <w:rPr>
          <w:sz w:val="20"/>
        </w:rPr>
        <w:t>This</w:t>
      </w:r>
      <w:r>
        <w:rPr>
          <w:spacing w:val="-4"/>
          <w:sz w:val="20"/>
        </w:rPr>
        <w:t xml:space="preserve"> </w:t>
      </w:r>
      <w:r>
        <w:rPr>
          <w:sz w:val="20"/>
        </w:rPr>
        <w:t>Agreement</w:t>
      </w:r>
      <w:r>
        <w:rPr>
          <w:spacing w:val="-6"/>
          <w:sz w:val="20"/>
        </w:rPr>
        <w:t xml:space="preserve"> </w:t>
      </w:r>
      <w:r>
        <w:rPr>
          <w:sz w:val="20"/>
        </w:rPr>
        <w:t>shall</w:t>
      </w:r>
      <w:r>
        <w:rPr>
          <w:spacing w:val="-3"/>
          <w:sz w:val="20"/>
        </w:rPr>
        <w:t xml:space="preserve"> </w:t>
      </w:r>
      <w:r>
        <w:rPr>
          <w:sz w:val="20"/>
        </w:rPr>
        <w:t>not</w:t>
      </w:r>
      <w:r>
        <w:rPr>
          <w:spacing w:val="-3"/>
          <w:sz w:val="20"/>
        </w:rPr>
        <w:t xml:space="preserve"> </w:t>
      </w:r>
      <w:r>
        <w:rPr>
          <w:sz w:val="20"/>
        </w:rPr>
        <w:t>be</w:t>
      </w:r>
      <w:r>
        <w:rPr>
          <w:spacing w:val="-3"/>
          <w:sz w:val="20"/>
        </w:rPr>
        <w:t xml:space="preserve"> </w:t>
      </w:r>
      <w:r>
        <w:rPr>
          <w:sz w:val="20"/>
        </w:rPr>
        <w:t>amended</w:t>
      </w:r>
      <w:r>
        <w:rPr>
          <w:spacing w:val="-4"/>
          <w:sz w:val="20"/>
        </w:rPr>
        <w:t xml:space="preserve"> </w:t>
      </w:r>
      <w:r>
        <w:rPr>
          <w:sz w:val="20"/>
        </w:rPr>
        <w:t>other</w:t>
      </w:r>
      <w:r>
        <w:rPr>
          <w:spacing w:val="-2"/>
          <w:sz w:val="20"/>
        </w:rPr>
        <w:t xml:space="preserve"> </w:t>
      </w:r>
      <w:r>
        <w:rPr>
          <w:sz w:val="20"/>
        </w:rPr>
        <w:t>than</w:t>
      </w:r>
      <w:r>
        <w:rPr>
          <w:spacing w:val="-2"/>
          <w:sz w:val="20"/>
        </w:rPr>
        <w:t xml:space="preserve"> </w:t>
      </w:r>
      <w:r>
        <w:rPr>
          <w:sz w:val="20"/>
        </w:rPr>
        <w:t>in</w:t>
      </w:r>
      <w:r>
        <w:rPr>
          <w:spacing w:val="-2"/>
          <w:sz w:val="20"/>
        </w:rPr>
        <w:t xml:space="preserve"> </w:t>
      </w:r>
      <w:r>
        <w:rPr>
          <w:sz w:val="20"/>
        </w:rPr>
        <w:t>writing</w:t>
      </w:r>
      <w:r>
        <w:rPr>
          <w:spacing w:val="-2"/>
          <w:sz w:val="20"/>
        </w:rPr>
        <w:t xml:space="preserve"> </w:t>
      </w:r>
      <w:r>
        <w:rPr>
          <w:sz w:val="20"/>
        </w:rPr>
        <w:t>signed</w:t>
      </w:r>
      <w:r>
        <w:rPr>
          <w:spacing w:val="-2"/>
          <w:sz w:val="20"/>
        </w:rPr>
        <w:t xml:space="preserve"> </w:t>
      </w:r>
      <w:r>
        <w:rPr>
          <w:sz w:val="20"/>
        </w:rPr>
        <w:t>by</w:t>
      </w:r>
      <w:r>
        <w:rPr>
          <w:spacing w:val="-2"/>
          <w:sz w:val="20"/>
        </w:rPr>
        <w:t xml:space="preserve"> </w:t>
      </w:r>
      <w:r>
        <w:rPr>
          <w:sz w:val="20"/>
        </w:rPr>
        <w:t>Discloser</w:t>
      </w:r>
      <w:r>
        <w:rPr>
          <w:spacing w:val="-2"/>
          <w:sz w:val="20"/>
        </w:rPr>
        <w:t xml:space="preserve"> </w:t>
      </w:r>
      <w:r>
        <w:rPr>
          <w:sz w:val="20"/>
        </w:rPr>
        <w:t xml:space="preserve">and </w:t>
      </w:r>
      <w:r>
        <w:rPr>
          <w:spacing w:val="-2"/>
          <w:sz w:val="20"/>
        </w:rPr>
        <w:t>Recipient.</w:t>
      </w:r>
    </w:p>
    <w:p w14:paraId="3B4D5D1C" w14:textId="77777777" w:rsidR="00E244A4" w:rsidRDefault="00E244A4">
      <w:pPr>
        <w:pStyle w:val="BodyText"/>
        <w:spacing w:before="8"/>
      </w:pPr>
    </w:p>
    <w:p w14:paraId="3B4D5D1D" w14:textId="77777777" w:rsidR="00E244A4" w:rsidRDefault="00041697">
      <w:pPr>
        <w:pStyle w:val="ListParagraph"/>
        <w:numPr>
          <w:ilvl w:val="1"/>
          <w:numId w:val="1"/>
        </w:numPr>
        <w:tabs>
          <w:tab w:val="left" w:pos="1559"/>
        </w:tabs>
        <w:ind w:right="284" w:firstLine="719"/>
        <w:rPr>
          <w:sz w:val="20"/>
        </w:rPr>
      </w:pPr>
      <w:r>
        <w:rPr>
          <w:sz w:val="20"/>
          <w:u w:val="single"/>
        </w:rPr>
        <w:t>Counterparts</w:t>
      </w:r>
      <w:r>
        <w:rPr>
          <w:sz w:val="20"/>
        </w:rPr>
        <w:t>.</w:t>
      </w:r>
      <w:r>
        <w:rPr>
          <w:spacing w:val="40"/>
          <w:sz w:val="20"/>
        </w:rPr>
        <w:t xml:space="preserve"> </w:t>
      </w:r>
      <w:r>
        <w:rPr>
          <w:sz w:val="20"/>
        </w:rPr>
        <w:t>This</w:t>
      </w:r>
      <w:r>
        <w:rPr>
          <w:spacing w:val="-4"/>
          <w:sz w:val="20"/>
        </w:rPr>
        <w:t xml:space="preserve"> </w:t>
      </w:r>
      <w:r>
        <w:rPr>
          <w:sz w:val="20"/>
        </w:rPr>
        <w:t>Agreement</w:t>
      </w:r>
      <w:r>
        <w:rPr>
          <w:spacing w:val="-3"/>
          <w:sz w:val="20"/>
        </w:rPr>
        <w:t xml:space="preserve"> </w:t>
      </w:r>
      <w:r>
        <w:rPr>
          <w:sz w:val="20"/>
        </w:rPr>
        <w:t>may</w:t>
      </w:r>
      <w:r>
        <w:rPr>
          <w:spacing w:val="-2"/>
          <w:sz w:val="20"/>
        </w:rPr>
        <w:t xml:space="preserve"> </w:t>
      </w:r>
      <w:r>
        <w:rPr>
          <w:sz w:val="20"/>
        </w:rPr>
        <w:t>be</w:t>
      </w:r>
      <w:r>
        <w:rPr>
          <w:spacing w:val="-3"/>
          <w:sz w:val="20"/>
        </w:rPr>
        <w:t xml:space="preserve"> </w:t>
      </w:r>
      <w:r>
        <w:rPr>
          <w:sz w:val="20"/>
        </w:rPr>
        <w:t>executed</w:t>
      </w:r>
      <w:r>
        <w:rPr>
          <w:spacing w:val="-2"/>
          <w:sz w:val="20"/>
        </w:rPr>
        <w:t xml:space="preserve"> </w:t>
      </w:r>
      <w:r>
        <w:rPr>
          <w:sz w:val="20"/>
        </w:rPr>
        <w:t>in</w:t>
      </w:r>
      <w:r>
        <w:rPr>
          <w:spacing w:val="-4"/>
          <w:sz w:val="20"/>
        </w:rPr>
        <w:t xml:space="preserve"> </w:t>
      </w:r>
      <w:r>
        <w:rPr>
          <w:sz w:val="20"/>
        </w:rPr>
        <w:t>one</w:t>
      </w:r>
      <w:r>
        <w:rPr>
          <w:spacing w:val="-5"/>
          <w:sz w:val="20"/>
        </w:rPr>
        <w:t xml:space="preserve"> </w:t>
      </w:r>
      <w:r>
        <w:rPr>
          <w:sz w:val="20"/>
        </w:rPr>
        <w:t>or</w:t>
      </w:r>
      <w:r>
        <w:rPr>
          <w:spacing w:val="-2"/>
          <w:sz w:val="20"/>
        </w:rPr>
        <w:t xml:space="preserve"> </w:t>
      </w:r>
      <w:r>
        <w:rPr>
          <w:sz w:val="20"/>
        </w:rPr>
        <w:t>more</w:t>
      </w:r>
      <w:r>
        <w:rPr>
          <w:spacing w:val="-3"/>
          <w:sz w:val="20"/>
        </w:rPr>
        <w:t xml:space="preserve"> </w:t>
      </w:r>
      <w:r>
        <w:rPr>
          <w:sz w:val="20"/>
        </w:rPr>
        <w:t>counterparts</w:t>
      </w:r>
      <w:r>
        <w:rPr>
          <w:spacing w:val="-4"/>
          <w:sz w:val="20"/>
        </w:rPr>
        <w:t xml:space="preserve"> </w:t>
      </w:r>
      <w:r>
        <w:rPr>
          <w:sz w:val="20"/>
        </w:rPr>
        <w:t>each</w:t>
      </w:r>
      <w:r>
        <w:rPr>
          <w:spacing w:val="-4"/>
          <w:sz w:val="20"/>
        </w:rPr>
        <w:t xml:space="preserve"> </w:t>
      </w:r>
      <w:r>
        <w:rPr>
          <w:sz w:val="20"/>
        </w:rPr>
        <w:t>of</w:t>
      </w:r>
      <w:r>
        <w:rPr>
          <w:spacing w:val="-2"/>
          <w:sz w:val="20"/>
        </w:rPr>
        <w:t xml:space="preserve"> </w:t>
      </w:r>
      <w:r>
        <w:rPr>
          <w:sz w:val="20"/>
        </w:rPr>
        <w:t>which</w:t>
      </w:r>
      <w:r>
        <w:rPr>
          <w:spacing w:val="-2"/>
          <w:sz w:val="20"/>
        </w:rPr>
        <w:t xml:space="preserve"> </w:t>
      </w:r>
      <w:r>
        <w:rPr>
          <w:sz w:val="20"/>
        </w:rPr>
        <w:t>shall be an original and all of which together shall be but one agreement.</w:t>
      </w:r>
    </w:p>
    <w:p w14:paraId="3B4D5D1E" w14:textId="77777777" w:rsidR="00E244A4" w:rsidRDefault="00E244A4">
      <w:pPr>
        <w:pStyle w:val="BodyText"/>
      </w:pPr>
    </w:p>
    <w:p w14:paraId="3B4D5D1F" w14:textId="77777777" w:rsidR="00E244A4" w:rsidRDefault="00E244A4">
      <w:pPr>
        <w:pStyle w:val="BodyText"/>
      </w:pPr>
    </w:p>
    <w:p w14:paraId="3B4D5D20" w14:textId="77777777" w:rsidR="00E244A4" w:rsidRDefault="00E244A4">
      <w:pPr>
        <w:pStyle w:val="BodyText"/>
      </w:pPr>
    </w:p>
    <w:p w14:paraId="3B4D5D21" w14:textId="77777777" w:rsidR="00E244A4" w:rsidRDefault="00E244A4">
      <w:pPr>
        <w:pStyle w:val="BodyText"/>
      </w:pPr>
    </w:p>
    <w:p w14:paraId="3B4D5D22" w14:textId="77777777" w:rsidR="00E244A4" w:rsidRDefault="00E244A4">
      <w:pPr>
        <w:pStyle w:val="BodyText"/>
        <w:spacing w:before="32"/>
      </w:pPr>
    </w:p>
    <w:p w14:paraId="3B4D5D23" w14:textId="77777777" w:rsidR="00E244A4" w:rsidRDefault="00041697">
      <w:pPr>
        <w:pStyle w:val="BodyText"/>
        <w:ind w:left="120" w:right="99"/>
        <w:jc w:val="center"/>
      </w:pPr>
      <w:r>
        <w:t>[Remainder</w:t>
      </w:r>
      <w:r>
        <w:rPr>
          <w:spacing w:val="-6"/>
        </w:rPr>
        <w:t xml:space="preserve"> </w:t>
      </w:r>
      <w:r>
        <w:t>of</w:t>
      </w:r>
      <w:r>
        <w:rPr>
          <w:spacing w:val="-8"/>
        </w:rPr>
        <w:t xml:space="preserve"> </w:t>
      </w:r>
      <w:r>
        <w:t>page</w:t>
      </w:r>
      <w:r>
        <w:rPr>
          <w:spacing w:val="-6"/>
        </w:rPr>
        <w:t xml:space="preserve"> </w:t>
      </w:r>
      <w:r>
        <w:t>intentionally</w:t>
      </w:r>
      <w:r>
        <w:rPr>
          <w:spacing w:val="-5"/>
        </w:rPr>
        <w:t xml:space="preserve"> </w:t>
      </w:r>
      <w:r>
        <w:t>left</w:t>
      </w:r>
      <w:r>
        <w:rPr>
          <w:spacing w:val="-6"/>
        </w:rPr>
        <w:t xml:space="preserve"> </w:t>
      </w:r>
      <w:r>
        <w:rPr>
          <w:spacing w:val="-2"/>
        </w:rPr>
        <w:t>blank]</w:t>
      </w:r>
    </w:p>
    <w:p w14:paraId="3B4D5D24" w14:textId="77777777" w:rsidR="00E244A4" w:rsidRDefault="00E244A4">
      <w:pPr>
        <w:jc w:val="center"/>
        <w:sectPr w:rsidR="00E244A4">
          <w:pgSz w:w="12240" w:h="15840"/>
          <w:pgMar w:top="1340" w:right="1340" w:bottom="900" w:left="1320" w:header="182" w:footer="710" w:gutter="0"/>
          <w:cols w:space="720"/>
        </w:sectPr>
      </w:pPr>
    </w:p>
    <w:p w14:paraId="3B4D5D25" w14:textId="77777777" w:rsidR="00E244A4" w:rsidRDefault="00E244A4">
      <w:pPr>
        <w:pStyle w:val="BodyText"/>
      </w:pPr>
    </w:p>
    <w:p w14:paraId="3B4D5D26" w14:textId="77777777" w:rsidR="00E244A4" w:rsidRDefault="00E244A4">
      <w:pPr>
        <w:pStyle w:val="BodyText"/>
        <w:spacing w:before="91"/>
      </w:pPr>
    </w:p>
    <w:p w14:paraId="3B4D5D27" w14:textId="77777777" w:rsidR="00E244A4" w:rsidRDefault="00041697">
      <w:pPr>
        <w:pStyle w:val="BodyText"/>
        <w:ind w:left="120" w:right="160"/>
      </w:pPr>
      <w:r>
        <w:t>IN</w:t>
      </w:r>
      <w:r>
        <w:rPr>
          <w:spacing w:val="-4"/>
        </w:rPr>
        <w:t xml:space="preserve"> </w:t>
      </w:r>
      <w:r>
        <w:t>WITNESS</w:t>
      </w:r>
      <w:r>
        <w:rPr>
          <w:spacing w:val="-4"/>
        </w:rPr>
        <w:t xml:space="preserve"> </w:t>
      </w:r>
      <w:r>
        <w:t>WHEREOF,</w:t>
      </w:r>
      <w:r>
        <w:rPr>
          <w:spacing w:val="-3"/>
        </w:rPr>
        <w:t xml:space="preserve"> </w:t>
      </w:r>
      <w:r>
        <w:t>the</w:t>
      </w:r>
      <w:r>
        <w:rPr>
          <w:spacing w:val="-4"/>
        </w:rPr>
        <w:t xml:space="preserve"> </w:t>
      </w:r>
      <w:r>
        <w:t>undersigned</w:t>
      </w:r>
      <w:r>
        <w:rPr>
          <w:spacing w:val="-3"/>
        </w:rPr>
        <w:t xml:space="preserve"> </w:t>
      </w:r>
      <w:r>
        <w:t>have</w:t>
      </w:r>
      <w:r>
        <w:rPr>
          <w:spacing w:val="-4"/>
        </w:rPr>
        <w:t xml:space="preserve"> </w:t>
      </w:r>
      <w:r>
        <w:t>executed</w:t>
      </w:r>
      <w:r>
        <w:rPr>
          <w:spacing w:val="-3"/>
        </w:rPr>
        <w:t xml:space="preserve"> </w:t>
      </w:r>
      <w:r>
        <w:t>this</w:t>
      </w:r>
      <w:r>
        <w:rPr>
          <w:spacing w:val="-5"/>
        </w:rPr>
        <w:t xml:space="preserve"> </w:t>
      </w:r>
      <w:r>
        <w:t>Mutual</w:t>
      </w:r>
      <w:r>
        <w:rPr>
          <w:spacing w:val="-4"/>
        </w:rPr>
        <w:t xml:space="preserve"> </w:t>
      </w:r>
      <w:r>
        <w:t>Confidentiality</w:t>
      </w:r>
      <w:r>
        <w:rPr>
          <w:spacing w:val="-3"/>
        </w:rPr>
        <w:t xml:space="preserve"> </w:t>
      </w:r>
      <w:r>
        <w:t>and</w:t>
      </w:r>
      <w:r>
        <w:rPr>
          <w:spacing w:val="-3"/>
        </w:rPr>
        <w:t xml:space="preserve"> </w:t>
      </w:r>
      <w:r>
        <w:t>Nondisclosure Agreement as of the date first set forth above.</w:t>
      </w:r>
    </w:p>
    <w:p w14:paraId="531FCC0D" w14:textId="77777777" w:rsidR="00CC4383" w:rsidRDefault="00CC4383">
      <w:pPr>
        <w:pStyle w:val="BodyText"/>
        <w:ind w:left="120" w:right="160"/>
      </w:pPr>
    </w:p>
    <w:p w14:paraId="5C7D1BCC" w14:textId="29FFC3B5" w:rsidR="00CC4383" w:rsidRDefault="00CC4383" w:rsidP="00CC4383">
      <w:pPr>
        <w:pStyle w:val="BodyText"/>
        <w:rPr>
          <w:b/>
        </w:rPr>
      </w:pPr>
    </w:p>
    <w:p w14:paraId="46A0559F" w14:textId="77777777" w:rsidR="00CC4383" w:rsidRDefault="00CC4383" w:rsidP="00CC4383">
      <w:pPr>
        <w:pStyle w:val="BodyText"/>
        <w:tabs>
          <w:tab w:val="left" w:pos="1330"/>
        </w:tabs>
        <w:spacing w:before="1"/>
        <w:rPr>
          <w:b/>
        </w:rPr>
      </w:pPr>
      <w:r>
        <w:rPr>
          <w:b/>
        </w:rPr>
        <w:tab/>
      </w:r>
    </w:p>
    <w:p w14:paraId="10019FEA" w14:textId="77777777" w:rsidR="00CC4383" w:rsidRDefault="00CC4383" w:rsidP="00CC4383">
      <w:pPr>
        <w:pStyle w:val="BodyText"/>
        <w:tabs>
          <w:tab w:val="left" w:pos="3719"/>
        </w:tabs>
        <w:ind w:left="120" w:right="5859"/>
        <w:jc w:val="center"/>
      </w:pPr>
      <w:r>
        <w:t xml:space="preserve">By: </w:t>
      </w:r>
      <w:r>
        <w:rPr>
          <w:u w:val="single"/>
        </w:rPr>
        <w:tab/>
      </w:r>
      <w:r>
        <w:t xml:space="preserve"> </w:t>
      </w:r>
      <w:r>
        <w:rPr>
          <w:spacing w:val="-2"/>
        </w:rPr>
        <w:t>Signature</w:t>
      </w:r>
    </w:p>
    <w:p w14:paraId="29607DBF" w14:textId="77777777" w:rsidR="00CC4383" w:rsidRDefault="00CC4383" w:rsidP="00CC4383">
      <w:pPr>
        <w:pStyle w:val="BodyText"/>
        <w:tabs>
          <w:tab w:val="left" w:pos="3599"/>
        </w:tabs>
        <w:spacing w:before="229"/>
        <w:ind w:right="5738"/>
        <w:jc w:val="center"/>
      </w:pPr>
      <w:r>
        <w:t>Name:</w:t>
      </w:r>
      <w:r>
        <w:rPr>
          <w:spacing w:val="-8"/>
          <w:u w:val="single"/>
        </w:rPr>
        <w:t xml:space="preserve"> </w:t>
      </w:r>
      <w:r>
        <w:rPr>
          <w:u w:val="single"/>
        </w:rPr>
        <w:tab/>
      </w:r>
    </w:p>
    <w:p w14:paraId="75C4C287" w14:textId="77777777" w:rsidR="00CC4383" w:rsidRDefault="00CC4383" w:rsidP="00CC4383">
      <w:pPr>
        <w:pStyle w:val="BodyText"/>
        <w:spacing w:before="1"/>
      </w:pPr>
    </w:p>
    <w:p w14:paraId="1867B373" w14:textId="77777777" w:rsidR="00CC4383" w:rsidRDefault="00CC4383" w:rsidP="00CC4383">
      <w:pPr>
        <w:pStyle w:val="BodyText"/>
        <w:tabs>
          <w:tab w:val="left" w:pos="3719"/>
        </w:tabs>
        <w:ind w:left="120"/>
      </w:pPr>
      <w:r>
        <w:t>Its:</w:t>
      </w:r>
      <w:r>
        <w:rPr>
          <w:spacing w:val="-6"/>
          <w:u w:val="single"/>
        </w:rPr>
        <w:t xml:space="preserve"> </w:t>
      </w:r>
      <w:r>
        <w:rPr>
          <w:u w:val="single"/>
        </w:rPr>
        <w:tab/>
      </w:r>
    </w:p>
    <w:p w14:paraId="3B4D5D36" w14:textId="77777777" w:rsidR="00E244A4" w:rsidRDefault="00E244A4">
      <w:pPr>
        <w:pStyle w:val="BodyText"/>
        <w:spacing w:before="28"/>
        <w:rPr>
          <w:rFonts w:ascii="Lucida Console"/>
        </w:rPr>
      </w:pPr>
    </w:p>
    <w:p w14:paraId="3B4D5D37" w14:textId="7B45819A" w:rsidR="00E244A4" w:rsidRDefault="00041697">
      <w:pPr>
        <w:pStyle w:val="Heading1"/>
        <w:ind w:right="5923"/>
      </w:pPr>
      <w:r>
        <w:t>Distributed</w:t>
      </w:r>
      <w:r>
        <w:rPr>
          <w:spacing w:val="-13"/>
        </w:rPr>
        <w:t xml:space="preserve"> </w:t>
      </w:r>
      <w:r>
        <w:t>Energy</w:t>
      </w:r>
      <w:r>
        <w:rPr>
          <w:spacing w:val="-12"/>
        </w:rPr>
        <w:t xml:space="preserve"> </w:t>
      </w:r>
      <w:r>
        <w:t>Infrastructure,</w:t>
      </w:r>
      <w:r>
        <w:rPr>
          <w:spacing w:val="-13"/>
        </w:rPr>
        <w:t xml:space="preserve"> </w:t>
      </w:r>
      <w:r>
        <w:t>LLC, a Delaware limited liability company</w:t>
      </w:r>
    </w:p>
    <w:p w14:paraId="3B4D5D38" w14:textId="77777777" w:rsidR="00E244A4" w:rsidRDefault="00E244A4">
      <w:pPr>
        <w:pStyle w:val="BodyText"/>
        <w:rPr>
          <w:b/>
        </w:rPr>
      </w:pPr>
    </w:p>
    <w:p w14:paraId="3B4D5D39" w14:textId="7C0910CC" w:rsidR="00E244A4" w:rsidRDefault="00192BDA" w:rsidP="00192BDA">
      <w:pPr>
        <w:pStyle w:val="BodyText"/>
        <w:tabs>
          <w:tab w:val="left" w:pos="1330"/>
        </w:tabs>
        <w:spacing w:before="1"/>
        <w:rPr>
          <w:b/>
        </w:rPr>
      </w:pPr>
      <w:r>
        <w:rPr>
          <w:b/>
        </w:rPr>
        <w:tab/>
      </w:r>
    </w:p>
    <w:p w14:paraId="3B4D5D3A" w14:textId="77777777" w:rsidR="00E244A4" w:rsidRDefault="00041697">
      <w:pPr>
        <w:pStyle w:val="BodyText"/>
        <w:tabs>
          <w:tab w:val="left" w:pos="3719"/>
        </w:tabs>
        <w:ind w:left="120" w:right="5859"/>
        <w:jc w:val="center"/>
      </w:pPr>
      <w:r>
        <w:t xml:space="preserve">By: </w:t>
      </w:r>
      <w:r>
        <w:rPr>
          <w:u w:val="single"/>
        </w:rPr>
        <w:tab/>
      </w:r>
      <w:r>
        <w:t xml:space="preserve"> </w:t>
      </w:r>
      <w:r>
        <w:rPr>
          <w:spacing w:val="-2"/>
        </w:rPr>
        <w:t>Signature</w:t>
      </w:r>
    </w:p>
    <w:p w14:paraId="3B4D5D3B" w14:textId="45F40605" w:rsidR="00E244A4" w:rsidRDefault="00041697">
      <w:pPr>
        <w:pStyle w:val="BodyText"/>
        <w:tabs>
          <w:tab w:val="left" w:pos="3599"/>
        </w:tabs>
        <w:spacing w:before="229"/>
        <w:ind w:right="5738"/>
        <w:jc w:val="center"/>
      </w:pPr>
      <w:r>
        <w:t>Name</w:t>
      </w:r>
      <w:bookmarkStart w:id="6" w:name="_Hlk174449912"/>
      <w:r w:rsidR="00EB3525">
        <w:t>:</w:t>
      </w:r>
      <w:r w:rsidR="00EB3525">
        <w:rPr>
          <w:spacing w:val="-8"/>
          <w:u w:val="single"/>
        </w:rPr>
        <w:t xml:space="preserve"> Sean</w:t>
      </w:r>
      <w:r w:rsidR="00146BC9">
        <w:rPr>
          <w:spacing w:val="-8"/>
          <w:u w:val="single"/>
        </w:rPr>
        <w:t xml:space="preserve"> Harrington</w:t>
      </w:r>
      <w:r>
        <w:rPr>
          <w:u w:val="single"/>
        </w:rPr>
        <w:tab/>
      </w:r>
      <w:bookmarkEnd w:id="6"/>
    </w:p>
    <w:p w14:paraId="3B4D5D3C" w14:textId="77777777" w:rsidR="00E244A4" w:rsidRDefault="00E244A4">
      <w:pPr>
        <w:pStyle w:val="BodyText"/>
        <w:spacing w:before="1"/>
      </w:pPr>
    </w:p>
    <w:p w14:paraId="3B4D5D3D" w14:textId="50B828BA" w:rsidR="00E244A4" w:rsidRDefault="00041697">
      <w:pPr>
        <w:pStyle w:val="BodyText"/>
        <w:tabs>
          <w:tab w:val="left" w:pos="3719"/>
        </w:tabs>
        <w:ind w:left="120"/>
      </w:pPr>
      <w:r>
        <w:t>Its:</w:t>
      </w:r>
      <w:r>
        <w:rPr>
          <w:spacing w:val="-6"/>
          <w:u w:val="single"/>
        </w:rPr>
        <w:t xml:space="preserve"> </w:t>
      </w:r>
      <w:r w:rsidR="00146BC9">
        <w:rPr>
          <w:spacing w:val="-6"/>
          <w:u w:val="single"/>
        </w:rPr>
        <w:t>CEO</w:t>
      </w:r>
      <w:r>
        <w:rPr>
          <w:u w:val="single"/>
        </w:rPr>
        <w:tab/>
      </w:r>
    </w:p>
    <w:sectPr w:rsidR="00E244A4" w:rsidSect="00CC4383">
      <w:headerReference w:type="default" r:id="rId16"/>
      <w:footerReference w:type="default" r:id="rId17"/>
      <w:pgSz w:w="12240" w:h="15840"/>
      <w:pgMar w:top="1340" w:right="1340" w:bottom="900" w:left="1320" w:header="182" w:footer="7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08826" w14:textId="77777777" w:rsidR="004B4679" w:rsidRDefault="004B4679">
      <w:r>
        <w:separator/>
      </w:r>
    </w:p>
  </w:endnote>
  <w:endnote w:type="continuationSeparator" w:id="0">
    <w:p w14:paraId="6E25CF73" w14:textId="77777777" w:rsidR="004B4679" w:rsidRDefault="004B46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D4CB8" w14:textId="77777777" w:rsidR="00B36196" w:rsidRDefault="00B361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D5D49" w14:textId="77777777" w:rsidR="00E244A4" w:rsidRDefault="00041697">
    <w:pPr>
      <w:pStyle w:val="BodyText"/>
      <w:spacing w:line="14" w:lineRule="auto"/>
    </w:pPr>
    <w:r>
      <w:rPr>
        <w:noProof/>
      </w:rPr>
      <mc:AlternateContent>
        <mc:Choice Requires="wps">
          <w:drawing>
            <wp:anchor distT="0" distB="0" distL="0" distR="0" simplePos="0" relativeHeight="487502848" behindDoc="1" locked="0" layoutInCell="1" allowOverlap="1" wp14:anchorId="3B4D5D4E" wp14:editId="3B4D5D4F">
              <wp:simplePos x="0" y="0"/>
              <wp:positionH relativeFrom="page">
                <wp:posOffset>901700</wp:posOffset>
              </wp:positionH>
              <wp:positionV relativeFrom="page">
                <wp:posOffset>9473126</wp:posOffset>
              </wp:positionV>
              <wp:extent cx="1621155" cy="13906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1155" cy="139065"/>
                      </a:xfrm>
                      <a:prstGeom prst="rect">
                        <a:avLst/>
                      </a:prstGeom>
                    </wps:spPr>
                    <wps:txbx>
                      <w:txbxContent>
                        <w:p w14:paraId="3B4D5D5A" w14:textId="77777777" w:rsidR="00E244A4" w:rsidRDefault="00041697">
                          <w:pPr>
                            <w:spacing w:before="14"/>
                            <w:ind w:left="20"/>
                            <w:rPr>
                              <w:sz w:val="16"/>
                            </w:rPr>
                          </w:pPr>
                          <w:r>
                            <w:rPr>
                              <w:sz w:val="16"/>
                            </w:rPr>
                            <w:t>Distributed</w:t>
                          </w:r>
                          <w:r>
                            <w:rPr>
                              <w:spacing w:val="-12"/>
                              <w:sz w:val="16"/>
                            </w:rPr>
                            <w:t xml:space="preserve"> </w:t>
                          </w:r>
                          <w:r>
                            <w:rPr>
                              <w:sz w:val="16"/>
                            </w:rPr>
                            <w:t>Energy</w:t>
                          </w:r>
                          <w:r>
                            <w:rPr>
                              <w:spacing w:val="-7"/>
                              <w:sz w:val="16"/>
                            </w:rPr>
                            <w:t xml:space="preserve"> </w:t>
                          </w:r>
                          <w:r>
                            <w:rPr>
                              <w:sz w:val="16"/>
                            </w:rPr>
                            <w:t>Infrastructure,</w:t>
                          </w:r>
                          <w:r>
                            <w:rPr>
                              <w:spacing w:val="-7"/>
                              <w:sz w:val="16"/>
                            </w:rPr>
                            <w:t xml:space="preserve"> </w:t>
                          </w:r>
                          <w:r>
                            <w:rPr>
                              <w:spacing w:val="-5"/>
                              <w:sz w:val="16"/>
                            </w:rPr>
                            <w:t>LLC</w:t>
                          </w:r>
                        </w:p>
                      </w:txbxContent>
                    </wps:txbx>
                    <wps:bodyPr wrap="square" lIns="0" tIns="0" rIns="0" bIns="0" rtlCol="0">
                      <a:noAutofit/>
                    </wps:bodyPr>
                  </wps:wsp>
                </a:graphicData>
              </a:graphic>
            </wp:anchor>
          </w:drawing>
        </mc:Choice>
        <mc:Fallback>
          <w:pict>
            <v:shapetype w14:anchorId="3B4D5D4E" id="_x0000_t202" coordsize="21600,21600" o:spt="202" path="m,l,21600r21600,l21600,xe">
              <v:stroke joinstyle="miter"/>
              <v:path gradientshapeok="t" o:connecttype="rect"/>
            </v:shapetype>
            <v:shape id="Textbox 2" o:spid="_x0000_s1027" type="#_x0000_t202" style="position:absolute;margin-left:71pt;margin-top:745.9pt;width:127.65pt;height:10.95pt;z-index:-1581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" filled="f" stroked="f">
              <v:textbox inset="0,0,0,0">
                <w:txbxContent>
                  <w:p w14:paraId="3B4D5D5A" w14:textId="77777777" w:rsidR="00E244A4" w:rsidRDefault="00041697">
                    <w:pPr>
                      <w:spacing w:before="14"/>
                      <w:ind w:left="20"/>
                      <w:rPr>
                        <w:sz w:val="16"/>
                      </w:rPr>
                    </w:pPr>
                    <w:r>
                      <w:rPr>
                        <w:sz w:val="16"/>
                      </w:rPr>
                      <w:t>Distributed</w:t>
                    </w:r>
                    <w:r>
                      <w:rPr>
                        <w:spacing w:val="-12"/>
                        <w:sz w:val="16"/>
                      </w:rPr>
                      <w:t xml:space="preserve"> </w:t>
                    </w:r>
                    <w:r>
                      <w:rPr>
                        <w:sz w:val="16"/>
                      </w:rPr>
                      <w:t>Energy</w:t>
                    </w:r>
                    <w:r>
                      <w:rPr>
                        <w:spacing w:val="-7"/>
                        <w:sz w:val="16"/>
                      </w:rPr>
                      <w:t xml:space="preserve"> </w:t>
                    </w:r>
                    <w:r>
                      <w:rPr>
                        <w:sz w:val="16"/>
                      </w:rPr>
                      <w:t>Infrastructure,</w:t>
                    </w:r>
                    <w:r>
                      <w:rPr>
                        <w:spacing w:val="-7"/>
                        <w:sz w:val="16"/>
                      </w:rPr>
                      <w:t xml:space="preserve"> </w:t>
                    </w:r>
                    <w:r>
                      <w:rPr>
                        <w:spacing w:val="-5"/>
                        <w:sz w:val="16"/>
                      </w:rPr>
                      <w:t>LLC</w:t>
                    </w:r>
                  </w:p>
                </w:txbxContent>
              </v:textbox>
              <w10:wrap anchorx="page" anchory="page"/>
            </v:shape>
          </w:pict>
        </mc:Fallback>
      </mc:AlternateContent>
    </w:r>
    <w:r>
      <w:rPr>
        <w:noProof/>
      </w:rPr>
      <mc:AlternateContent>
        <mc:Choice Requires="wps">
          <w:drawing>
            <wp:anchor distT="0" distB="0" distL="0" distR="0" simplePos="0" relativeHeight="487503360" behindDoc="1" locked="0" layoutInCell="1" allowOverlap="1" wp14:anchorId="3B4D5D50" wp14:editId="3B4D5D51">
              <wp:simplePos x="0" y="0"/>
              <wp:positionH relativeFrom="page">
                <wp:posOffset>2905875</wp:posOffset>
              </wp:positionH>
              <wp:positionV relativeFrom="page">
                <wp:posOffset>9473126</wp:posOffset>
              </wp:positionV>
              <wp:extent cx="245745" cy="1390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5745" cy="139065"/>
                      </a:xfrm>
                      <a:prstGeom prst="rect">
                        <a:avLst/>
                      </a:prstGeom>
                    </wps:spPr>
                    <wps:txbx>
                      <w:txbxContent>
                        <w:p w14:paraId="3B4D5D5B" w14:textId="77777777" w:rsidR="00E244A4" w:rsidRDefault="00041697">
                          <w:pPr>
                            <w:spacing w:before="14"/>
                            <w:ind w:left="20"/>
                            <w:rPr>
                              <w:sz w:val="16"/>
                            </w:rPr>
                          </w:pPr>
                          <w:r>
                            <w:rPr>
                              <w:spacing w:val="-5"/>
                              <w:sz w:val="16"/>
                            </w:rPr>
                            <w:t>NDA</w:t>
                          </w:r>
                        </w:p>
                      </w:txbxContent>
                    </wps:txbx>
                    <wps:bodyPr wrap="square" lIns="0" tIns="0" rIns="0" bIns="0" rtlCol="0">
                      <a:noAutofit/>
                    </wps:bodyPr>
                  </wps:wsp>
                </a:graphicData>
              </a:graphic>
            </wp:anchor>
          </w:drawing>
        </mc:Choice>
        <mc:Fallback>
          <w:pict>
            <v:shape w14:anchorId="3B4D5D50" id="Textbox 3" o:spid="_x0000_s1028" type="#_x0000_t202" style="position:absolute;margin-left:228.8pt;margin-top:745.9pt;width:19.35pt;height:10.95pt;z-index:-1581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" filled="f" stroked="f">
              <v:textbox inset="0,0,0,0">
                <w:txbxContent>
                  <w:p w14:paraId="3B4D5D5B" w14:textId="77777777" w:rsidR="00E244A4" w:rsidRDefault="00041697">
                    <w:pPr>
                      <w:spacing w:before="14"/>
                      <w:ind w:left="20"/>
                      <w:rPr>
                        <w:sz w:val="16"/>
                      </w:rPr>
                    </w:pPr>
                    <w:r>
                      <w:rPr>
                        <w:spacing w:val="-5"/>
                        <w:sz w:val="16"/>
                      </w:rPr>
                      <w:t>NDA</w:t>
                    </w:r>
                  </w:p>
                </w:txbxContent>
              </v:textbox>
              <w10:wrap anchorx="page" anchory="page"/>
            </v:shape>
          </w:pict>
        </mc:Fallback>
      </mc:AlternateContent>
    </w:r>
    <w:r>
      <w:rPr>
        <w:noProof/>
      </w:rPr>
      <mc:AlternateContent>
        <mc:Choice Requires="wps">
          <w:drawing>
            <wp:anchor distT="0" distB="0" distL="0" distR="0" simplePos="0" relativeHeight="487503872" behindDoc="1" locked="0" layoutInCell="1" allowOverlap="1" wp14:anchorId="3B4D5D52" wp14:editId="3B4D5D53">
              <wp:simplePos x="0" y="0"/>
              <wp:positionH relativeFrom="page">
                <wp:posOffset>3816096</wp:posOffset>
              </wp:positionH>
              <wp:positionV relativeFrom="page">
                <wp:posOffset>9468161</wp:posOffset>
              </wp:positionV>
              <wp:extent cx="152400"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65735"/>
                      </a:xfrm>
                      <a:prstGeom prst="rect">
                        <a:avLst/>
                      </a:prstGeom>
                    </wps:spPr>
                    <wps:txbx>
                      <w:txbxContent>
                        <w:p w14:paraId="3B4D5D5C" w14:textId="18160F39" w:rsidR="00E244A4" w:rsidRDefault="00041697">
                          <w:pPr>
                            <w:pStyle w:val="BodyText"/>
                            <w:spacing w:before="10"/>
                            <w:ind w:left="60"/>
                          </w:pPr>
                          <w:r>
                            <w:rPr>
                              <w:spacing w:val="-10"/>
                            </w:rPr>
                            <w:fldChar w:fldCharType="begin"/>
                          </w:r>
                          <w:r>
                            <w:rPr>
                              <w:spacing w:val="-10"/>
                            </w:rPr>
                            <w:instrText xml:space="preserve"> PAGE </w:instrText>
                          </w:r>
                          <w:r>
                            <w:rPr>
                              <w:spacing w:val="-10"/>
                            </w:rPr>
                            <w:fldChar w:fldCharType="separate"/>
                          </w:r>
                          <w:r w:rsidR="005E3F15">
                            <w:rPr>
                              <w:noProof/>
                              <w:spacing w:val="-10"/>
                            </w:rPr>
                            <w:t>4</w:t>
                          </w:r>
                          <w:r>
                            <w:rPr>
                              <w:spacing w:val="-10"/>
                            </w:rPr>
                            <w:fldChar w:fldCharType="end"/>
                          </w:r>
                        </w:p>
                      </w:txbxContent>
                    </wps:txbx>
                    <wps:bodyPr wrap="square" lIns="0" tIns="0" rIns="0" bIns="0" rtlCol="0">
                      <a:noAutofit/>
                    </wps:bodyPr>
                  </wps:wsp>
                </a:graphicData>
              </a:graphic>
            </wp:anchor>
          </w:drawing>
        </mc:Choice>
        <mc:Fallback>
          <w:pict>
            <v:shapetype w14:anchorId="3B4D5D52" id="_x0000_t202" coordsize="21600,21600" o:spt="202" path="m,l,21600r21600,l21600,xe">
              <v:stroke joinstyle="miter"/>
              <v:path gradientshapeok="t" o:connecttype="rect"/>
            </v:shapetype>
            <v:shape id="Textbox 4" o:spid="_x0000_s1029" type="#_x0000_t202" style="position:absolute;margin-left:300.5pt;margin-top:745.5pt;width:12pt;height:13.05pt;z-index:-15812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" filled="f" stroked="f">
              <v:path arrowok="t"/>
              <v:textbox inset="0,0,0,0">
                <w:txbxContent>
                  <w:p w14:paraId="3B4D5D5C" w14:textId="18160F39" w:rsidR="00E244A4" w:rsidRDefault="00041697">
                    <w:pPr>
                      <w:pStyle w:val="BodyText"/>
                      <w:spacing w:before="10"/>
                      <w:ind w:left="60"/>
                    </w:pPr>
                    <w:r>
                      <w:rPr>
                        <w:spacing w:val="-10"/>
                      </w:rPr>
                      <w:fldChar w:fldCharType="begin"/>
                    </w:r>
                    <w:r>
                      <w:rPr>
                        <w:spacing w:val="-10"/>
                      </w:rPr>
                      <w:instrText xml:space="preserve"> PAGE </w:instrText>
                    </w:r>
                    <w:r>
                      <w:rPr>
                        <w:spacing w:val="-10"/>
                      </w:rPr>
                      <w:fldChar w:fldCharType="separate"/>
                    </w:r>
                    <w:r w:rsidR="005E3F15">
                      <w:rPr>
                        <w:noProof/>
                        <w:spacing w:val="-10"/>
                      </w:rPr>
                      <w:t>4</w:t>
                    </w:r>
                    <w:r>
                      <w:rPr>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8C3E3" w14:textId="77777777" w:rsidR="00B36196" w:rsidRDefault="00B3619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D5D4B" w14:textId="77777777" w:rsidR="00E244A4" w:rsidRDefault="00041697">
    <w:pPr>
      <w:pStyle w:val="BodyText"/>
      <w:spacing w:line="14" w:lineRule="auto"/>
    </w:pPr>
    <w:r>
      <w:rPr>
        <w:noProof/>
      </w:rPr>
      <mc:AlternateContent>
        <mc:Choice Requires="wps">
          <w:drawing>
            <wp:anchor distT="0" distB="0" distL="0" distR="0" simplePos="0" relativeHeight="251659264" behindDoc="1" locked="0" layoutInCell="1" allowOverlap="1" wp14:anchorId="3B4D5D56" wp14:editId="3B4D5D57">
              <wp:simplePos x="0" y="0"/>
              <wp:positionH relativeFrom="page">
                <wp:posOffset>901700</wp:posOffset>
              </wp:positionH>
              <wp:positionV relativeFrom="page">
                <wp:posOffset>9473126</wp:posOffset>
              </wp:positionV>
              <wp:extent cx="2832100" cy="13906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32100" cy="139065"/>
                      </a:xfrm>
                      <a:prstGeom prst="rect">
                        <a:avLst/>
                      </a:prstGeom>
                    </wps:spPr>
                    <wps:txbx>
                      <w:txbxContent>
                        <w:p w14:paraId="3B4D5D5E" w14:textId="77777777" w:rsidR="00E244A4" w:rsidRDefault="00041697">
                          <w:pPr>
                            <w:tabs>
                              <w:tab w:val="left" w:pos="2991"/>
                            </w:tabs>
                            <w:spacing w:before="14"/>
                            <w:ind w:left="20"/>
                            <w:rPr>
                              <w:sz w:val="16"/>
                            </w:rPr>
                          </w:pPr>
                          <w:r>
                            <w:rPr>
                              <w:sz w:val="16"/>
                            </w:rPr>
                            <w:t>Distributed</w:t>
                          </w:r>
                          <w:r>
                            <w:rPr>
                              <w:spacing w:val="-9"/>
                              <w:sz w:val="16"/>
                            </w:rPr>
                            <w:t xml:space="preserve"> </w:t>
                          </w:r>
                          <w:r>
                            <w:rPr>
                              <w:sz w:val="16"/>
                            </w:rPr>
                            <w:t>Energy</w:t>
                          </w:r>
                          <w:r>
                            <w:rPr>
                              <w:spacing w:val="-6"/>
                              <w:sz w:val="16"/>
                            </w:rPr>
                            <w:t xml:space="preserve"> </w:t>
                          </w:r>
                          <w:r>
                            <w:rPr>
                              <w:sz w:val="16"/>
                            </w:rPr>
                            <w:t>Resource,</w:t>
                          </w:r>
                          <w:r>
                            <w:rPr>
                              <w:spacing w:val="-6"/>
                              <w:sz w:val="16"/>
                            </w:rPr>
                            <w:t xml:space="preserve"> </w:t>
                          </w:r>
                          <w:r>
                            <w:rPr>
                              <w:sz w:val="16"/>
                            </w:rPr>
                            <w:t>LLC</w:t>
                          </w:r>
                          <w:r>
                            <w:rPr>
                              <w:spacing w:val="-4"/>
                              <w:sz w:val="16"/>
                            </w:rPr>
                            <w:t xml:space="preserve"> </w:t>
                          </w:r>
                          <w:r>
                            <w:rPr>
                              <w:spacing w:val="-10"/>
                              <w:sz w:val="16"/>
                            </w:rPr>
                            <w:t>[</w:t>
                          </w:r>
                          <w:r>
                            <w:rPr>
                              <w:sz w:val="16"/>
                              <w:u w:val="single"/>
                            </w:rPr>
                            <w:tab/>
                          </w:r>
                          <w:r>
                            <w:rPr>
                              <w:sz w:val="16"/>
                            </w:rPr>
                            <w:t>]</w:t>
                          </w:r>
                          <w:r>
                            <w:rPr>
                              <w:spacing w:val="-3"/>
                              <w:sz w:val="16"/>
                            </w:rPr>
                            <w:t xml:space="preserve"> </w:t>
                          </w:r>
                          <w:r>
                            <w:rPr>
                              <w:sz w:val="16"/>
                            </w:rPr>
                            <w:t>Signature</w:t>
                          </w:r>
                          <w:r>
                            <w:rPr>
                              <w:spacing w:val="-4"/>
                              <w:sz w:val="16"/>
                            </w:rPr>
                            <w:t xml:space="preserve"> </w:t>
                          </w:r>
                          <w:r>
                            <w:rPr>
                              <w:sz w:val="16"/>
                            </w:rPr>
                            <w:t>Page</w:t>
                          </w:r>
                          <w:r>
                            <w:rPr>
                              <w:spacing w:val="-1"/>
                              <w:sz w:val="16"/>
                            </w:rPr>
                            <w:t xml:space="preserve"> </w:t>
                          </w:r>
                          <w:r>
                            <w:rPr>
                              <w:spacing w:val="-5"/>
                              <w:sz w:val="16"/>
                            </w:rPr>
                            <w:t>NDA</w:t>
                          </w:r>
                        </w:p>
                      </w:txbxContent>
                    </wps:txbx>
                    <wps:bodyPr wrap="square" lIns="0" tIns="0" rIns="0" bIns="0" rtlCol="0">
                      <a:noAutofit/>
                    </wps:bodyPr>
                  </wps:wsp>
                </a:graphicData>
              </a:graphic>
            </wp:anchor>
          </w:drawing>
        </mc:Choice>
        <mc:Fallback>
          <w:pict>
            <v:shapetype w14:anchorId="3B4D5D56" id="_x0000_t202" coordsize="21600,21600" o:spt="202" path="m,l,21600r21600,l21600,xe">
              <v:stroke joinstyle="miter"/>
              <v:path gradientshapeok="t" o:connecttype="rect"/>
            </v:shapetype>
            <v:shape id="Textbox 6" o:spid="_x0000_s1031" type="#_x0000_t202" style="position:absolute;margin-left:71pt;margin-top:745.9pt;width:223pt;height:10.9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" filled="f" stroked="f">
              <v:textbox inset="0,0,0,0">
                <w:txbxContent>
                  <w:p w14:paraId="3B4D5D5E" w14:textId="77777777" w:rsidR="00E244A4" w:rsidRDefault="00041697">
                    <w:pPr>
                      <w:tabs>
                        <w:tab w:val="left" w:pos="2991"/>
                      </w:tabs>
                      <w:spacing w:before="14"/>
                      <w:ind w:left="20"/>
                      <w:rPr>
                        <w:sz w:val="16"/>
                      </w:rPr>
                    </w:pPr>
                    <w:r>
                      <w:rPr>
                        <w:sz w:val="16"/>
                      </w:rPr>
                      <w:t>Distributed</w:t>
                    </w:r>
                    <w:r>
                      <w:rPr>
                        <w:spacing w:val="-9"/>
                        <w:sz w:val="16"/>
                      </w:rPr>
                      <w:t xml:space="preserve"> </w:t>
                    </w:r>
                    <w:r>
                      <w:rPr>
                        <w:sz w:val="16"/>
                      </w:rPr>
                      <w:t>Energy</w:t>
                    </w:r>
                    <w:r>
                      <w:rPr>
                        <w:spacing w:val="-6"/>
                        <w:sz w:val="16"/>
                      </w:rPr>
                      <w:t xml:space="preserve"> </w:t>
                    </w:r>
                    <w:r>
                      <w:rPr>
                        <w:sz w:val="16"/>
                      </w:rPr>
                      <w:t>Resource,</w:t>
                    </w:r>
                    <w:r>
                      <w:rPr>
                        <w:spacing w:val="-6"/>
                        <w:sz w:val="16"/>
                      </w:rPr>
                      <w:t xml:space="preserve"> </w:t>
                    </w:r>
                    <w:r>
                      <w:rPr>
                        <w:sz w:val="16"/>
                      </w:rPr>
                      <w:t>LLC</w:t>
                    </w:r>
                    <w:r>
                      <w:rPr>
                        <w:spacing w:val="-4"/>
                        <w:sz w:val="16"/>
                      </w:rPr>
                      <w:t xml:space="preserve"> </w:t>
                    </w:r>
                    <w:r>
                      <w:rPr>
                        <w:spacing w:val="-10"/>
                        <w:sz w:val="16"/>
                      </w:rPr>
                      <w:t>[</w:t>
                    </w:r>
                    <w:r>
                      <w:rPr>
                        <w:sz w:val="16"/>
                        <w:u w:val="single"/>
                      </w:rPr>
                      <w:tab/>
                    </w:r>
                    <w:r>
                      <w:rPr>
                        <w:sz w:val="16"/>
                      </w:rPr>
                      <w:t>]</w:t>
                    </w:r>
                    <w:r>
                      <w:rPr>
                        <w:spacing w:val="-3"/>
                        <w:sz w:val="16"/>
                      </w:rPr>
                      <w:t xml:space="preserve"> </w:t>
                    </w:r>
                    <w:r>
                      <w:rPr>
                        <w:sz w:val="16"/>
                      </w:rPr>
                      <w:t>Signature</w:t>
                    </w:r>
                    <w:r>
                      <w:rPr>
                        <w:spacing w:val="-4"/>
                        <w:sz w:val="16"/>
                      </w:rPr>
                      <w:t xml:space="preserve"> </w:t>
                    </w:r>
                    <w:r>
                      <w:rPr>
                        <w:sz w:val="16"/>
                      </w:rPr>
                      <w:t>Page</w:t>
                    </w:r>
                    <w:r>
                      <w:rPr>
                        <w:spacing w:val="-1"/>
                        <w:sz w:val="16"/>
                      </w:rPr>
                      <w:t xml:space="preserve"> </w:t>
                    </w:r>
                    <w:r>
                      <w:rPr>
                        <w:spacing w:val="-5"/>
                        <w:sz w:val="16"/>
                      </w:rPr>
                      <w:t>NDA</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A22FC" w14:textId="77777777" w:rsidR="004B4679" w:rsidRDefault="004B4679">
      <w:r>
        <w:separator/>
      </w:r>
    </w:p>
  </w:footnote>
  <w:footnote w:type="continuationSeparator" w:id="0">
    <w:p w14:paraId="1068B8AF" w14:textId="77777777" w:rsidR="004B4679" w:rsidRDefault="004B46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6510C" w14:textId="77777777" w:rsidR="00B36196" w:rsidRDefault="00B3619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D5D48" w14:textId="77777777" w:rsidR="00E244A4" w:rsidRDefault="00041697">
    <w:pPr>
      <w:pStyle w:val="BodyText"/>
      <w:spacing w:line="14" w:lineRule="auto"/>
    </w:pPr>
    <w:r>
      <w:rPr>
        <w:noProof/>
      </w:rPr>
      <mc:AlternateContent>
        <mc:Choice Requires="wps">
          <w:drawing>
            <wp:anchor distT="0" distB="0" distL="0" distR="0" simplePos="0" relativeHeight="487502336" behindDoc="1" locked="0" layoutInCell="1" allowOverlap="1" wp14:anchorId="3B4D5D4C" wp14:editId="3B4D5D4D">
              <wp:simplePos x="0" y="0"/>
              <wp:positionH relativeFrom="page">
                <wp:posOffset>203200</wp:posOffset>
              </wp:positionH>
              <wp:positionV relativeFrom="page">
                <wp:posOffset>116405</wp:posOffset>
              </wp:positionV>
              <wp:extent cx="3198495" cy="1390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98495" cy="139065"/>
                      </a:xfrm>
                      <a:prstGeom prst="rect">
                        <a:avLst/>
                      </a:prstGeom>
                    </wps:spPr>
                    <wps:txbx>
                      <w:txbxContent>
                        <w:p w14:paraId="3B4D5D59" w14:textId="585CC27B" w:rsidR="00E244A4" w:rsidRDefault="00E244A4">
                          <w:pPr>
                            <w:spacing w:before="14"/>
                            <w:ind w:left="20"/>
                            <w:rPr>
                              <w:rFonts w:ascii="Arial"/>
                              <w:sz w:val="16"/>
                            </w:rPr>
                          </w:pPr>
                        </w:p>
                      </w:txbxContent>
                    </wps:txbx>
                    <wps:bodyPr wrap="square" lIns="0" tIns="0" rIns="0" bIns="0" rtlCol="0">
                      <a:noAutofit/>
                    </wps:bodyPr>
                  </wps:wsp>
                </a:graphicData>
              </a:graphic>
            </wp:anchor>
          </w:drawing>
        </mc:Choice>
        <mc:Fallback>
          <w:pict>
            <v:shapetype w14:anchorId="3B4D5D4C" id="_x0000_t202" coordsize="21600,21600" o:spt="202" path="m,l,21600r21600,l21600,xe">
              <v:stroke joinstyle="miter"/>
              <v:path gradientshapeok="t" o:connecttype="rect"/>
            </v:shapetype>
            <v:shape id="Textbox 1" o:spid="_x0000_s1026" type="#_x0000_t202" style="position:absolute;margin-left:16pt;margin-top:9.15pt;width:251.85pt;height:10.95pt;z-index:-1581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" filled="f" stroked="f">
              <v:textbox inset="0,0,0,0">
                <w:txbxContent>
                  <w:p w14:paraId="3B4D5D59" w14:textId="585CC27B" w:rsidR="00E244A4" w:rsidRDefault="00E244A4">
                    <w:pPr>
                      <w:spacing w:before="14"/>
                      <w:ind w:left="20"/>
                      <w:rPr>
                        <w:rFonts w:ascii="Arial"/>
                        <w:sz w:val="16"/>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502E8" w14:textId="77777777" w:rsidR="00B36196" w:rsidRDefault="00B3619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D5D4A" w14:textId="77777777" w:rsidR="00E244A4" w:rsidRDefault="00041697">
    <w:pPr>
      <w:pStyle w:val="BodyText"/>
      <w:spacing w:line="14" w:lineRule="auto"/>
    </w:pPr>
    <w:r>
      <w:rPr>
        <w:noProof/>
      </w:rPr>
      <mc:AlternateContent>
        <mc:Choice Requires="wps">
          <w:drawing>
            <wp:anchor distT="0" distB="0" distL="0" distR="0" simplePos="0" relativeHeight="251657216" behindDoc="1" locked="0" layoutInCell="1" allowOverlap="1" wp14:anchorId="3B4D5D54" wp14:editId="3B4D5D55">
              <wp:simplePos x="0" y="0"/>
              <wp:positionH relativeFrom="page">
                <wp:posOffset>203200</wp:posOffset>
              </wp:positionH>
              <wp:positionV relativeFrom="page">
                <wp:posOffset>116405</wp:posOffset>
              </wp:positionV>
              <wp:extent cx="3198495" cy="13906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98495" cy="139065"/>
                      </a:xfrm>
                      <a:prstGeom prst="rect">
                        <a:avLst/>
                      </a:prstGeom>
                    </wps:spPr>
                    <wps:txbx>
                      <w:txbxContent>
                        <w:p w14:paraId="3B4D5D5D" w14:textId="06CEFCAD" w:rsidR="00E244A4" w:rsidRDefault="00E244A4">
                          <w:pPr>
                            <w:spacing w:before="14"/>
                            <w:ind w:left="20"/>
                            <w:rPr>
                              <w:rFonts w:ascii="Arial"/>
                              <w:sz w:val="16"/>
                            </w:rPr>
                          </w:pPr>
                        </w:p>
                      </w:txbxContent>
                    </wps:txbx>
                    <wps:bodyPr wrap="square" lIns="0" tIns="0" rIns="0" bIns="0" rtlCol="0">
                      <a:noAutofit/>
                    </wps:bodyPr>
                  </wps:wsp>
                </a:graphicData>
              </a:graphic>
            </wp:anchor>
          </w:drawing>
        </mc:Choice>
        <mc:Fallback>
          <w:pict>
            <v:shapetype w14:anchorId="3B4D5D54" id="_x0000_t202" coordsize="21600,21600" o:spt="202" path="m,l,21600r21600,l21600,xe">
              <v:stroke joinstyle="miter"/>
              <v:path gradientshapeok="t" o:connecttype="rect"/>
            </v:shapetype>
            <v:shape id="Textbox 5" o:spid="_x0000_s1030" type="#_x0000_t202" style="position:absolute;margin-left:16pt;margin-top:9.15pt;width:251.85pt;height:10.9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" filled="f" stroked="f">
              <v:textbox inset="0,0,0,0">
                <w:txbxContent>
                  <w:p w14:paraId="3B4D5D5D" w14:textId="06CEFCAD" w:rsidR="00E244A4" w:rsidRDefault="00E244A4">
                    <w:pPr>
                      <w:spacing w:before="14"/>
                      <w:ind w:left="20"/>
                      <w:rPr>
                        <w:rFonts w:ascii="Arial"/>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15F32"/>
    <w:multiLevelType w:val="hybridMultilevel"/>
    <w:tmpl w:val="7D1AB7EE"/>
    <w:lvl w:ilvl="0" w:tplc="D5001E1A">
      <w:start w:val="1"/>
      <w:numFmt w:val="decimal"/>
      <w:lvlText w:val="%1."/>
      <w:lvlJc w:val="left"/>
      <w:pPr>
        <w:ind w:left="120" w:hanging="362"/>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54606D90">
      <w:start w:val="1"/>
      <w:numFmt w:val="lowerLetter"/>
      <w:lvlText w:val="(%2)"/>
      <w:lvlJc w:val="left"/>
      <w:pPr>
        <w:ind w:left="120" w:hanging="72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2" w:tplc="AA30A682">
      <w:numFmt w:val="bullet"/>
      <w:lvlText w:val="•"/>
      <w:lvlJc w:val="left"/>
      <w:pPr>
        <w:ind w:left="2012" w:hanging="720"/>
      </w:pPr>
      <w:rPr>
        <w:rFonts w:hint="default"/>
        <w:lang w:val="en-US" w:eastAsia="en-US" w:bidi="ar-SA"/>
      </w:rPr>
    </w:lvl>
    <w:lvl w:ilvl="3" w:tplc="4338431C">
      <w:numFmt w:val="bullet"/>
      <w:lvlText w:val="•"/>
      <w:lvlJc w:val="left"/>
      <w:pPr>
        <w:ind w:left="2958" w:hanging="720"/>
      </w:pPr>
      <w:rPr>
        <w:rFonts w:hint="default"/>
        <w:lang w:val="en-US" w:eastAsia="en-US" w:bidi="ar-SA"/>
      </w:rPr>
    </w:lvl>
    <w:lvl w:ilvl="4" w:tplc="E5BC1366">
      <w:numFmt w:val="bullet"/>
      <w:lvlText w:val="•"/>
      <w:lvlJc w:val="left"/>
      <w:pPr>
        <w:ind w:left="3904" w:hanging="720"/>
      </w:pPr>
      <w:rPr>
        <w:rFonts w:hint="default"/>
        <w:lang w:val="en-US" w:eastAsia="en-US" w:bidi="ar-SA"/>
      </w:rPr>
    </w:lvl>
    <w:lvl w:ilvl="5" w:tplc="B56EEF88">
      <w:numFmt w:val="bullet"/>
      <w:lvlText w:val="•"/>
      <w:lvlJc w:val="left"/>
      <w:pPr>
        <w:ind w:left="4850" w:hanging="720"/>
      </w:pPr>
      <w:rPr>
        <w:rFonts w:hint="default"/>
        <w:lang w:val="en-US" w:eastAsia="en-US" w:bidi="ar-SA"/>
      </w:rPr>
    </w:lvl>
    <w:lvl w:ilvl="6" w:tplc="C1D49BC4">
      <w:numFmt w:val="bullet"/>
      <w:lvlText w:val="•"/>
      <w:lvlJc w:val="left"/>
      <w:pPr>
        <w:ind w:left="5796" w:hanging="720"/>
      </w:pPr>
      <w:rPr>
        <w:rFonts w:hint="default"/>
        <w:lang w:val="en-US" w:eastAsia="en-US" w:bidi="ar-SA"/>
      </w:rPr>
    </w:lvl>
    <w:lvl w:ilvl="7" w:tplc="2D56969E">
      <w:numFmt w:val="bullet"/>
      <w:lvlText w:val="•"/>
      <w:lvlJc w:val="left"/>
      <w:pPr>
        <w:ind w:left="6742" w:hanging="720"/>
      </w:pPr>
      <w:rPr>
        <w:rFonts w:hint="default"/>
        <w:lang w:val="en-US" w:eastAsia="en-US" w:bidi="ar-SA"/>
      </w:rPr>
    </w:lvl>
    <w:lvl w:ilvl="8" w:tplc="B366D0E4">
      <w:numFmt w:val="bullet"/>
      <w:lvlText w:val="•"/>
      <w:lvlJc w:val="left"/>
      <w:pPr>
        <w:ind w:left="7688" w:hanging="720"/>
      </w:pPr>
      <w:rPr>
        <w:rFonts w:hint="default"/>
        <w:lang w:val="en-US" w:eastAsia="en-US" w:bidi="ar-SA"/>
      </w:rPr>
    </w:lvl>
  </w:abstractNum>
  <w:num w:numId="1" w16cid:durableId="85538874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ielle Cotter">
    <w15:presenceInfo w15:providerId="None" w15:userId="Danielle Cott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44A4"/>
    <w:rsid w:val="00020EA0"/>
    <w:rsid w:val="0003246C"/>
    <w:rsid w:val="00041697"/>
    <w:rsid w:val="000E751B"/>
    <w:rsid w:val="0010017A"/>
    <w:rsid w:val="00146BC9"/>
    <w:rsid w:val="001527F5"/>
    <w:rsid w:val="001556B8"/>
    <w:rsid w:val="00192BDA"/>
    <w:rsid w:val="001D2357"/>
    <w:rsid w:val="002E4042"/>
    <w:rsid w:val="004B4679"/>
    <w:rsid w:val="005063FE"/>
    <w:rsid w:val="00534ED8"/>
    <w:rsid w:val="00584AEB"/>
    <w:rsid w:val="005E3F15"/>
    <w:rsid w:val="006A5E5E"/>
    <w:rsid w:val="00854F86"/>
    <w:rsid w:val="00875001"/>
    <w:rsid w:val="0097651C"/>
    <w:rsid w:val="009827A0"/>
    <w:rsid w:val="00993F96"/>
    <w:rsid w:val="00A41FF3"/>
    <w:rsid w:val="00A9661C"/>
    <w:rsid w:val="00B17A1E"/>
    <w:rsid w:val="00B36196"/>
    <w:rsid w:val="00B95E3D"/>
    <w:rsid w:val="00CC4383"/>
    <w:rsid w:val="00D428F7"/>
    <w:rsid w:val="00D62102"/>
    <w:rsid w:val="00E244A4"/>
    <w:rsid w:val="00EB3525"/>
    <w:rsid w:val="00F35693"/>
    <w:rsid w:val="00F62C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4D5CE8"/>
  <w15:docId w15:val="{B859A652-DC6A-435B-8CC9-FB47D63CF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120" w:right="101"/>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119" w:firstLine="71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46BC9"/>
    <w:pPr>
      <w:tabs>
        <w:tab w:val="center" w:pos="4680"/>
        <w:tab w:val="right" w:pos="9360"/>
      </w:tabs>
    </w:pPr>
  </w:style>
  <w:style w:type="character" w:customStyle="1" w:styleId="HeaderChar">
    <w:name w:val="Header Char"/>
    <w:basedOn w:val="DefaultParagraphFont"/>
    <w:link w:val="Header"/>
    <w:uiPriority w:val="99"/>
    <w:rsid w:val="00146BC9"/>
    <w:rPr>
      <w:rFonts w:ascii="Times New Roman" w:eastAsia="Times New Roman" w:hAnsi="Times New Roman" w:cs="Times New Roman"/>
    </w:rPr>
  </w:style>
  <w:style w:type="paragraph" w:styleId="Footer">
    <w:name w:val="footer"/>
    <w:basedOn w:val="Normal"/>
    <w:link w:val="FooterChar"/>
    <w:uiPriority w:val="99"/>
    <w:unhideWhenUsed/>
    <w:rsid w:val="00146BC9"/>
    <w:pPr>
      <w:tabs>
        <w:tab w:val="center" w:pos="4680"/>
        <w:tab w:val="right" w:pos="9360"/>
      </w:tabs>
    </w:pPr>
  </w:style>
  <w:style w:type="character" w:customStyle="1" w:styleId="FooterChar">
    <w:name w:val="Footer Char"/>
    <w:basedOn w:val="DefaultParagraphFont"/>
    <w:link w:val="Footer"/>
    <w:uiPriority w:val="99"/>
    <w:rsid w:val="00146BC9"/>
    <w:rPr>
      <w:rFonts w:ascii="Times New Roman" w:eastAsia="Times New Roman" w:hAnsi="Times New Roman" w:cs="Times New Roman"/>
    </w:rPr>
  </w:style>
  <w:style w:type="paragraph" w:styleId="Revision">
    <w:name w:val="Revision"/>
    <w:hidden/>
    <w:uiPriority w:val="99"/>
    <w:semiHidden/>
    <w:rsid w:val="006A5E5E"/>
    <w:pPr>
      <w:widowControl/>
      <w:autoSpaceDE/>
      <w:autoSpaceDN/>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19" Type="http://schemas.microsoft.com/office/2011/relationships/people" Target="peop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08BA40D82F77948B6D549A0FACDFD5F" ma:contentTypeVersion="10" ma:contentTypeDescription="Create a new document." ma:contentTypeScope="" ma:versionID="422594ffef07ddd81ea6a7396e57d578">
  <xsd:schema xmlns:xsd="http://www.w3.org/2001/XMLSchema" xmlns:xs="http://www.w3.org/2001/XMLSchema" xmlns:p="http://schemas.microsoft.com/office/2006/metadata/properties" xmlns:ns3="6710df45-73d7-420d-85dd-8ec7ecc2886f" targetNamespace="http://schemas.microsoft.com/office/2006/metadata/properties" ma:root="true" ma:fieldsID="2a8f64792d32bafd916872ef8a1d78da" ns3:_="">
    <xsd:import namespace="6710df45-73d7-420d-85dd-8ec7ecc2886f"/>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10df45-73d7-420d-85dd-8ec7ecc288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6710df45-73d7-420d-85dd-8ec7ecc2886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8F46171-0CDD-4C7D-92D0-8CDB0FD1C5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710df45-73d7-420d-85dd-8ec7ecc288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F284CFD-88F5-4E86-A6EA-13063D91841B}">
  <ds:schemaRefs>
    <ds:schemaRef ds:uri="http://schemas.openxmlformats.org/package/2006/metadata/core-properties"/>
    <ds:schemaRef ds:uri="http://purl.org/dc/terms/"/>
    <ds:schemaRef ds:uri="http://schemas.microsoft.com/office/infopath/2007/PartnerControls"/>
    <ds:schemaRef ds:uri="http://schemas.microsoft.com/office/2006/documentManagement/types"/>
    <ds:schemaRef ds:uri="http://purl.org/dc/elements/1.1/"/>
    <ds:schemaRef ds:uri="http://schemas.microsoft.com/office/2006/metadata/properties"/>
    <ds:schemaRef ds:uri="6710df45-73d7-420d-85dd-8ec7ecc2886f"/>
    <ds:schemaRef ds:uri="http://www.w3.org/XML/1998/namespace"/>
    <ds:schemaRef ds:uri="http://purl.org/dc/dcmitype/"/>
  </ds:schemaRefs>
</ds:datastoreItem>
</file>

<file path=customXml/itemProps3.xml><?xml version="1.0" encoding="utf-8"?>
<ds:datastoreItem xmlns:ds="http://schemas.openxmlformats.org/officeDocument/2006/customXml" ds:itemID="{AAB953C3-3FFD-4F82-9AAA-C0F997915E3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5</Pages>
  <Words>2616</Words>
  <Characters>13557</Characters>
  <Application>Microsoft Office Word</Application>
  <DocSecurity>4</DocSecurity>
  <Lines>222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 Cayer</dc:creator>
  <cp:lastModifiedBy>Brandon N. Robinson</cp:lastModifiedBy>
  <cp:revision>2</cp:revision>
  <dcterms:created xsi:type="dcterms:W3CDTF">2025-08-27T14:04:00Z</dcterms:created>
  <dcterms:modified xsi:type="dcterms:W3CDTF">2025-08-27T14:04:00Z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0x010100C08BA40D82F77948B6D549A0FACDFD5F</vt:lpwstr>
  </property>
  <property fmtid="{D5CDD505-2E9C-101B-9397-08002B2CF9AE}" pid="3" name="Created">
    <vt:filetime>2024-02-15T00:00:00Z</vt:filetime>
  </property>
  <property fmtid="{D5CDD505-2E9C-101B-9397-08002B2CF9AE}" pid="4" name="Creator">
    <vt:lpwstr>Acrobat PDFMaker 23 for Word</vt:lpwstr>
  </property>
  <property fmtid="{D5CDD505-2E9C-101B-9397-08002B2CF9AE}" pid="5" name="GrammarlyDocumentId">
    <vt:lpwstr>eff429bba10b122c77167ad9514ef5856969cbd56eede8875db7d767562eece1</vt:lpwstr>
  </property>
  <property fmtid="{D5CDD505-2E9C-101B-9397-08002B2CF9AE}" pid="6" name="LastSaved">
    <vt:filetime>2024-08-13T00:00:00Z</vt:filetime>
  </property>
  <property fmtid="{D5CDD505-2E9C-101B-9397-08002B2CF9AE}" pid="7" name="Producer">
    <vt:lpwstr>PDFKit.NET 23.4.200.46580 DMV9</vt:lpwstr>
  </property>
</Properties>
</file>